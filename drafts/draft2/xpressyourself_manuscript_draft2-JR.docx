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AAA95" w14:textId="77777777" w:rsidR="00506873" w:rsidRDefault="00066E17">
      <w:pPr>
        <w:spacing w:before="95" w:line="268" w:lineRule="auto"/>
        <w:ind w:left="4610" w:hanging="4182"/>
        <w:rPr>
          <w:sz w:val="34"/>
        </w:rPr>
      </w:pPr>
      <w:r>
        <w:rPr>
          <w:sz w:val="34"/>
        </w:rPr>
        <w:t>XPRESSyourself: Automating and Democratizing High-Throughput Sequencing</w:t>
      </w:r>
    </w:p>
    <w:p w14:paraId="312EE7E0" w14:textId="77777777" w:rsidR="00506873" w:rsidRDefault="00506873">
      <w:pPr>
        <w:pStyle w:val="BodyText"/>
        <w:rPr>
          <w:sz w:val="42"/>
        </w:rPr>
      </w:pPr>
    </w:p>
    <w:p w14:paraId="6F825CBB" w14:textId="77777777" w:rsidR="00506873" w:rsidRDefault="00506873">
      <w:pPr>
        <w:pStyle w:val="BodyText"/>
        <w:rPr>
          <w:sz w:val="42"/>
        </w:rPr>
      </w:pPr>
    </w:p>
    <w:p w14:paraId="772C6266" w14:textId="6F7DA117" w:rsidR="00506873" w:rsidRDefault="00C2557E">
      <w:pPr>
        <w:pStyle w:val="Heading3"/>
        <w:spacing w:before="360" w:line="453" w:lineRule="auto"/>
        <w:ind w:left="665" w:right="1263" w:firstLine="0"/>
        <w:jc w:val="both"/>
      </w:pPr>
      <w:ins w:id="0" w:author="Jared Rutter" w:date="2019-06-04T18:24:00Z">
        <w:r>
          <w:t xml:space="preserve">Nucleic acid </w:t>
        </w:r>
      </w:ins>
      <w:del w:id="1" w:author="Jared Rutter" w:date="2019-06-04T18:24:00Z">
        <w:r w:rsidR="00066E17" w:rsidDel="00C2557E">
          <w:delText>S</w:delText>
        </w:r>
      </w:del>
      <w:ins w:id="2" w:author="Jared Rutter" w:date="2019-06-04T18:24:00Z">
        <w:r>
          <w:t>s</w:t>
        </w:r>
      </w:ins>
      <w:r w:rsidR="00066E17">
        <w:t xml:space="preserve">equencing </w:t>
      </w:r>
      <w:del w:id="3" w:author="Jared Rutter" w:date="2019-06-04T18:24:00Z">
        <w:r w:rsidR="00066E17" w:rsidDel="00C2557E">
          <w:delText>experiments are routine and often necessary</w:delText>
        </w:r>
      </w:del>
      <w:ins w:id="4" w:author="Jared Rutter" w:date="2019-06-04T18:24:00Z">
        <w:r>
          <w:t>is a routine and very powerful tool</w:t>
        </w:r>
      </w:ins>
      <w:r w:rsidR="00066E17">
        <w:t xml:space="preserve"> in biological and clinical </w:t>
      </w:r>
      <w:r w:rsidR="00066E17">
        <w:rPr>
          <w:spacing w:val="-3"/>
        </w:rPr>
        <w:t xml:space="preserve">research. However, </w:t>
      </w:r>
      <w:r w:rsidR="00066E17">
        <w:t xml:space="preserve">for the average </w:t>
      </w:r>
      <w:r w:rsidR="00066E17">
        <w:rPr>
          <w:spacing w:val="-3"/>
        </w:rPr>
        <w:t xml:space="preserve">user, </w:t>
      </w:r>
      <w:r w:rsidR="00066E17">
        <w:t xml:space="preserve">a computational </w:t>
      </w:r>
      <w:commentRangeStart w:id="5"/>
      <w:r w:rsidR="00066E17">
        <w:t xml:space="preserve">overhead </w:t>
      </w:r>
      <w:commentRangeEnd w:id="5"/>
      <w:r>
        <w:rPr>
          <w:rStyle w:val="CommentReference"/>
          <w:b w:val="0"/>
          <w:bCs w:val="0"/>
        </w:rPr>
        <w:commentReference w:id="5"/>
      </w:r>
      <w:r w:rsidR="00066E17">
        <w:t xml:space="preserve">often exists. XPRESSyourself is a ribosome profiling and general RNA-seq </w:t>
      </w:r>
      <w:ins w:id="6" w:author="Jared Rutter" w:date="2019-06-04T18:25:00Z">
        <w:r w:rsidR="0095531C">
          <w:t xml:space="preserve">analytical </w:t>
        </w:r>
      </w:ins>
      <w:r w:rsidR="00066E17">
        <w:t>pipeline that aims to eliminate these barriers, stan</w:t>
      </w:r>
      <w:del w:id="7" w:author="Jared Rutter" w:date="2019-06-04T18:26:00Z">
        <w:r w:rsidR="00066E17" w:rsidDel="0095531C">
          <w:delText xml:space="preserve">- </w:delText>
        </w:r>
      </w:del>
      <w:r w:rsidR="00066E17">
        <w:t xml:space="preserve">dardize </w:t>
      </w:r>
      <w:r w:rsidR="00066E17">
        <w:rPr>
          <w:rFonts w:ascii="Arial-BoldItalicMT"/>
          <w:i/>
        </w:rPr>
        <w:t xml:space="preserve">in silico </w:t>
      </w:r>
      <w:r w:rsidR="00066E17">
        <w:t>protocols, and decrease time-to-discovery from data. With these tools, a user can go from raw data to publication quality figures in a matter of hours. Additionally, XPRESSyourself</w:t>
      </w:r>
      <w:r w:rsidR="00066E17">
        <w:rPr>
          <w:spacing w:val="-14"/>
        </w:rPr>
        <w:t xml:space="preserve"> </w:t>
      </w:r>
      <w:r w:rsidR="00066E17">
        <w:t>introduces</w:t>
      </w:r>
      <w:ins w:id="8" w:author="Jared Rutter" w:date="2019-06-04T18:27:00Z">
        <w:r w:rsidR="0095531C">
          <w:t xml:space="preserve"> and updates</w:t>
        </w:r>
      </w:ins>
      <w:r w:rsidR="00066E17">
        <w:rPr>
          <w:spacing w:val="-14"/>
        </w:rPr>
        <w:t xml:space="preserve"> </w:t>
      </w:r>
      <w:r w:rsidR="00066E17">
        <w:t>tools</w:t>
      </w:r>
      <w:r w:rsidR="00066E17">
        <w:rPr>
          <w:spacing w:val="-14"/>
        </w:rPr>
        <w:t xml:space="preserve"> </w:t>
      </w:r>
      <w:r w:rsidR="00066E17">
        <w:t>missing</w:t>
      </w:r>
      <w:r w:rsidR="00066E17">
        <w:rPr>
          <w:spacing w:val="-14"/>
        </w:rPr>
        <w:t xml:space="preserve"> </w:t>
      </w:r>
      <w:r w:rsidR="00066E17">
        <w:t>from</w:t>
      </w:r>
      <w:r w:rsidR="00066E17">
        <w:rPr>
          <w:spacing w:val="-14"/>
        </w:rPr>
        <w:t xml:space="preserve"> </w:t>
      </w:r>
      <w:r w:rsidR="00066E17">
        <w:t>the</w:t>
      </w:r>
      <w:r w:rsidR="00066E17">
        <w:rPr>
          <w:spacing w:val="-14"/>
        </w:rPr>
        <w:t xml:space="preserve"> </w:t>
      </w:r>
      <w:ins w:id="9" w:author="Jared Rutter" w:date="2019-06-04T18:27:00Z">
        <w:r w:rsidR="0095531C">
          <w:rPr>
            <w:spacing w:val="-14"/>
          </w:rPr>
          <w:t xml:space="preserve">current </w:t>
        </w:r>
      </w:ins>
      <w:r w:rsidR="00066E17">
        <w:t>ribosome</w:t>
      </w:r>
      <w:r w:rsidR="00066E17">
        <w:rPr>
          <w:spacing w:val="-14"/>
        </w:rPr>
        <w:t xml:space="preserve"> </w:t>
      </w:r>
      <w:r w:rsidR="00066E17">
        <w:t>profiling</w:t>
      </w:r>
      <w:r w:rsidR="00066E17">
        <w:rPr>
          <w:spacing w:val="-14"/>
        </w:rPr>
        <w:t xml:space="preserve"> </w:t>
      </w:r>
      <w:r w:rsidR="00066E17">
        <w:t>and</w:t>
      </w:r>
      <w:r w:rsidR="00066E17">
        <w:rPr>
          <w:spacing w:val="-13"/>
        </w:rPr>
        <w:t xml:space="preserve"> </w:t>
      </w:r>
      <w:r w:rsidR="00066E17">
        <w:t>RNA-seq</w:t>
      </w:r>
      <w:r w:rsidR="00066E17">
        <w:rPr>
          <w:spacing w:val="-14"/>
        </w:rPr>
        <w:t xml:space="preserve"> </w:t>
      </w:r>
      <w:r w:rsidR="00066E17">
        <w:t>computa</w:t>
      </w:r>
      <w:del w:id="10" w:author="Jared Rutter" w:date="2019-06-04T18:26:00Z">
        <w:r w:rsidR="00066E17" w:rsidDel="0095531C">
          <w:delText xml:space="preserve">- </w:delText>
        </w:r>
      </w:del>
      <w:r w:rsidR="00066E17">
        <w:t>tional</w:t>
      </w:r>
      <w:r w:rsidR="00066E17">
        <w:rPr>
          <w:spacing w:val="-8"/>
        </w:rPr>
        <w:t xml:space="preserve"> </w:t>
      </w:r>
      <w:r w:rsidR="00066E17">
        <w:t>toolkit.</w:t>
      </w:r>
      <w:r w:rsidR="00066E17">
        <w:rPr>
          <w:spacing w:val="10"/>
        </w:rPr>
        <w:t xml:space="preserve"> </w:t>
      </w:r>
      <w:r w:rsidR="00066E17">
        <w:t>Using</w:t>
      </w:r>
      <w:r w:rsidR="00066E17">
        <w:rPr>
          <w:spacing w:val="-8"/>
        </w:rPr>
        <w:t xml:space="preserve"> </w:t>
      </w:r>
      <w:r w:rsidR="00066E17">
        <w:t>XPRESSyourself,</w:t>
      </w:r>
      <w:r w:rsidR="00066E17">
        <w:rPr>
          <w:spacing w:val="-7"/>
        </w:rPr>
        <w:t xml:space="preserve"> </w:t>
      </w:r>
      <w:r w:rsidR="00066E17">
        <w:t>we</w:t>
      </w:r>
      <w:r w:rsidR="00066E17">
        <w:rPr>
          <w:spacing w:val="-8"/>
        </w:rPr>
        <w:t xml:space="preserve"> </w:t>
      </w:r>
      <w:del w:id="11" w:author="Jared Rutter" w:date="2019-06-04T18:27:00Z">
        <w:r w:rsidR="00066E17" w:rsidDel="0095531C">
          <w:delText>discovered</w:delText>
        </w:r>
        <w:r w:rsidR="00066E17" w:rsidDel="0095531C">
          <w:rPr>
            <w:spacing w:val="-8"/>
          </w:rPr>
          <w:delText xml:space="preserve"> </w:delText>
        </w:r>
        <w:r w:rsidR="00066E17" w:rsidDel="0095531C">
          <w:delText>new</w:delText>
        </w:r>
        <w:r w:rsidR="00066E17" w:rsidDel="0095531C">
          <w:rPr>
            <w:spacing w:val="-7"/>
          </w:rPr>
          <w:delText xml:space="preserve"> </w:delText>
        </w:r>
        <w:r w:rsidR="00066E17" w:rsidDel="0095531C">
          <w:delText>putative</w:delText>
        </w:r>
        <w:r w:rsidR="00066E17" w:rsidDel="0095531C">
          <w:rPr>
            <w:spacing w:val="-8"/>
          </w:rPr>
          <w:delText xml:space="preserve"> </w:delText>
        </w:r>
        <w:r w:rsidR="00066E17" w:rsidDel="0095531C">
          <w:delText>hits</w:delText>
        </w:r>
      </w:del>
      <w:ins w:id="12" w:author="Jared Rutter" w:date="2019-06-04T18:27:00Z">
        <w:r w:rsidR="0095531C">
          <w:t>made novel</w:t>
        </w:r>
      </w:ins>
      <w:ins w:id="13" w:author="Jared Rutter" w:date="2019-06-04T18:28:00Z">
        <w:r w:rsidR="0095531C">
          <w:t xml:space="preserve"> exciting</w:t>
        </w:r>
      </w:ins>
      <w:ins w:id="14" w:author="Jared Rutter" w:date="2019-06-04T18:27:00Z">
        <w:r w:rsidR="0095531C">
          <w:t xml:space="preserve"> observations</w:t>
        </w:r>
      </w:ins>
      <w:r w:rsidR="00066E17">
        <w:rPr>
          <w:spacing w:val="-8"/>
        </w:rPr>
        <w:t xml:space="preserve"> </w:t>
      </w:r>
      <w:r w:rsidR="00066E17">
        <w:t>from</w:t>
      </w:r>
      <w:r w:rsidR="00066E17">
        <w:rPr>
          <w:spacing w:val="-8"/>
        </w:rPr>
        <w:t xml:space="preserve"> </w:t>
      </w:r>
      <w:r w:rsidR="00066E17">
        <w:t>publicly</w:t>
      </w:r>
      <w:r w:rsidR="00066E17">
        <w:rPr>
          <w:spacing w:val="-8"/>
        </w:rPr>
        <w:t xml:space="preserve"> </w:t>
      </w:r>
      <w:r w:rsidR="00066E17">
        <w:t>available ribosome profiling data, highlighting its utility to reveal biological</w:t>
      </w:r>
      <w:r w:rsidR="00066E17">
        <w:rPr>
          <w:spacing w:val="-23"/>
        </w:rPr>
        <w:t xml:space="preserve"> </w:t>
      </w:r>
      <w:r w:rsidR="00066E17">
        <w:t>insight.</w:t>
      </w:r>
    </w:p>
    <w:p w14:paraId="7CC7D59E" w14:textId="77777777" w:rsidR="00506873" w:rsidRDefault="00066E17">
      <w:pPr>
        <w:spacing w:before="224"/>
        <w:ind w:left="119"/>
        <w:rPr>
          <w:b/>
          <w:sz w:val="28"/>
        </w:rPr>
      </w:pPr>
      <w:r>
        <w:rPr>
          <w:b/>
          <w:sz w:val="28"/>
        </w:rPr>
        <w:t>Keywords</w:t>
      </w:r>
    </w:p>
    <w:p w14:paraId="195B0443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53BF4D8A" w14:textId="77777777" w:rsidR="00506873" w:rsidRDefault="00066E17">
      <w:pPr>
        <w:pStyle w:val="BodyText"/>
        <w:ind w:left="119"/>
      </w:pPr>
      <w:r>
        <w:t>Pipeline, Ribosome Profiling, RNA-seq, Automation, Standardization</w:t>
      </w:r>
    </w:p>
    <w:p w14:paraId="6D0E80BF" w14:textId="77777777" w:rsidR="00506873" w:rsidRDefault="00506873">
      <w:pPr>
        <w:pStyle w:val="BodyText"/>
        <w:rPr>
          <w:sz w:val="26"/>
        </w:rPr>
      </w:pPr>
    </w:p>
    <w:p w14:paraId="606E0284" w14:textId="77777777" w:rsidR="00506873" w:rsidRDefault="00066E17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150"/>
        <w:ind w:hanging="446"/>
      </w:pPr>
      <w:r>
        <w:t>Background</w:t>
      </w:r>
    </w:p>
    <w:p w14:paraId="776367C7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3B9137BA" w14:textId="35441B91" w:rsidR="00506873" w:rsidRDefault="00066E17">
      <w:pPr>
        <w:pStyle w:val="BodyText"/>
        <w:spacing w:line="453" w:lineRule="auto"/>
        <w:ind w:left="119" w:right="719"/>
        <w:jc w:val="both"/>
      </w:pPr>
      <w:r>
        <w:t xml:space="preserve">High-throughput </w:t>
      </w:r>
      <w:commentRangeStart w:id="15"/>
      <w:r>
        <w:t xml:space="preserve">profiling of gene expression </w:t>
      </w:r>
      <w:commentRangeEnd w:id="15"/>
      <w:r w:rsidR="00420C40">
        <w:rPr>
          <w:rStyle w:val="CommentReference"/>
        </w:rPr>
        <w:commentReference w:id="15"/>
      </w:r>
      <w:r>
        <w:t xml:space="preserve">data has revolutionized biomedical, industrial, and basic science research. Within the last two decades, RNA-seq has </w:t>
      </w:r>
      <w:del w:id="16" w:author="Jared Rutter" w:date="2019-06-04T18:29:00Z">
        <w:r w:rsidDel="00420C40">
          <w:delText>found itself</w:delText>
        </w:r>
      </w:del>
      <w:ins w:id="17" w:author="Jared Rutter" w:date="2019-06-04T18:29:00Z">
        <w:r w:rsidR="00420C40">
          <w:t>proven to be</w:t>
        </w:r>
      </w:ins>
      <w:r>
        <w:t xml:space="preserve"> the forerunner technology </w:t>
      </w:r>
      <w:r>
        <w:rPr>
          <w:spacing w:val="-3"/>
        </w:rPr>
        <w:t xml:space="preserve">for </w:t>
      </w:r>
      <w:r>
        <w:t xml:space="preserve">high quality </w:t>
      </w:r>
      <w:del w:id="18" w:author="Jared Rutter" w:date="2019-06-04T18:29:00Z">
        <w:r w:rsidDel="00420C40">
          <w:delText>gene</w:delText>
        </w:r>
        <w:r w:rsidDel="00420C40">
          <w:rPr>
            <w:spacing w:val="-6"/>
          </w:rPr>
          <w:delText xml:space="preserve"> </w:delText>
        </w:r>
        <w:r w:rsidDel="00420C40">
          <w:delText>expression</w:delText>
        </w:r>
        <w:r w:rsidDel="00420C40">
          <w:rPr>
            <w:spacing w:val="-6"/>
          </w:rPr>
          <w:delText xml:space="preserve"> </w:delText>
        </w:r>
        <w:r w:rsidDel="00420C40">
          <w:delText>profiling</w:delText>
        </w:r>
      </w:del>
      <w:ins w:id="19" w:author="Jared Rutter" w:date="2019-06-04T18:29:00Z">
        <w:r w:rsidR="00420C40">
          <w:t>RNA quantification</w:t>
        </w:r>
      </w:ins>
      <w:r>
        <w:t>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transcript</w:t>
      </w:r>
      <w:r>
        <w:rPr>
          <w:spacing w:val="-5"/>
        </w:rPr>
        <w:t xml:space="preserve"> </w:t>
      </w:r>
      <w:r>
        <w:t>abundance,</w:t>
      </w:r>
      <w:r>
        <w:rPr>
          <w:spacing w:val="-4"/>
        </w:rPr>
        <w:t xml:space="preserve"> </w:t>
      </w:r>
      <w:r>
        <w:t>differential</w:t>
      </w:r>
      <w:r>
        <w:rPr>
          <w:spacing w:val="-6"/>
        </w:rPr>
        <w:t xml:space="preserve"> </w:t>
      </w:r>
      <w:r>
        <w:t>splice</w:t>
      </w:r>
      <w:r>
        <w:rPr>
          <w:spacing w:val="-6"/>
        </w:rPr>
        <w:t xml:space="preserve"> </w:t>
      </w:r>
      <w:r>
        <w:t>variants,</w:t>
      </w:r>
      <w:r>
        <w:rPr>
          <w:spacing w:val="-4"/>
        </w:rPr>
        <w:t xml:space="preserve"> </w:t>
      </w:r>
      <w:r>
        <w:t>sequence polymorphisms, and more (</w:t>
      </w:r>
      <w:r>
        <w:rPr>
          <w:i/>
        </w:rPr>
        <w:t>1</w:t>
      </w:r>
      <w:r>
        <w:t xml:space="preserve">). This technology has </w:t>
      </w:r>
      <w:commentRangeStart w:id="20"/>
      <w:r>
        <w:t xml:space="preserve">been co-opted </w:t>
      </w:r>
      <w:commentRangeEnd w:id="20"/>
      <w:r>
        <w:rPr>
          <w:rStyle w:val="CommentReference"/>
        </w:rPr>
        <w:commentReference w:id="20"/>
      </w:r>
      <w:r>
        <w:t xml:space="preserve">to create a variety of technologies such as single-cell RNA-seq, </w:t>
      </w:r>
      <w:r w:rsidRPr="00066E17">
        <w:rPr>
          <w:highlight w:val="yellow"/>
          <w:rPrChange w:id="21" w:author="Jared Rutter" w:date="2019-06-04T18:31:00Z">
            <w:rPr/>
          </w:rPrChange>
        </w:rPr>
        <w:t>ChIP-seq</w:t>
      </w:r>
      <w:r>
        <w:t>, and ribosome profiling</w:t>
      </w:r>
      <w:r>
        <w:rPr>
          <w:spacing w:val="-9"/>
        </w:rPr>
        <w:t xml:space="preserve"> </w:t>
      </w:r>
      <w:r>
        <w:t>(</w:t>
      </w:r>
      <w:r>
        <w:rPr>
          <w:i/>
        </w:rPr>
        <w:t>2</w:t>
      </w:r>
      <w:r>
        <w:t>).</w:t>
      </w:r>
    </w:p>
    <w:p w14:paraId="4D13ACEB" w14:textId="40D344DE" w:rsidR="00506873" w:rsidRDefault="00066E17">
      <w:pPr>
        <w:pStyle w:val="BodyText"/>
        <w:spacing w:line="453" w:lineRule="auto"/>
        <w:ind w:left="120" w:right="717" w:firstLine="338"/>
        <w:jc w:val="both"/>
      </w:pPr>
      <w:r>
        <w:t xml:space="preserve">While vast strides </w:t>
      </w:r>
      <w:r>
        <w:rPr>
          <w:spacing w:val="-3"/>
        </w:rPr>
        <w:t xml:space="preserve">have </w:t>
      </w:r>
      <w:r>
        <w:t xml:space="preserve">been made to </w:t>
      </w:r>
      <w:ins w:id="22" w:author="Jared Rutter" w:date="2019-06-04T18:32:00Z">
        <w:r w:rsidR="00405DC3">
          <w:t xml:space="preserve">implement and perfect </w:t>
        </w:r>
      </w:ins>
      <w:r>
        <w:t xml:space="preserve">these technologies, </w:t>
      </w:r>
      <w:del w:id="23" w:author="Jared Rutter" w:date="2019-06-04T18:32:00Z">
        <w:r w:rsidDel="00405DC3">
          <w:delText xml:space="preserve">various </w:delText>
        </w:r>
      </w:del>
      <w:r>
        <w:t xml:space="preserve">bottlenecks still exist. </w:t>
      </w:r>
      <w:r>
        <w:rPr>
          <w:spacing w:val="-3"/>
        </w:rPr>
        <w:t xml:space="preserve">For </w:t>
      </w:r>
      <w:r>
        <w:t xml:space="preserve">example, while </w:t>
      </w:r>
      <w:del w:id="24" w:author="Jared Rutter" w:date="2019-06-04T18:32:00Z">
        <w:r w:rsidDel="00405DC3">
          <w:delText>more</w:delText>
        </w:r>
        <w:r w:rsidDel="00405DC3">
          <w:rPr>
            <w:spacing w:val="-14"/>
          </w:rPr>
          <w:delText xml:space="preserve"> </w:delText>
        </w:r>
        <w:r w:rsidDel="00405DC3">
          <w:delText>and</w:delText>
        </w:r>
        <w:r w:rsidDel="00405DC3">
          <w:rPr>
            <w:spacing w:val="-14"/>
          </w:rPr>
          <w:delText xml:space="preserve"> </w:delText>
        </w:r>
      </w:del>
      <w:r>
        <w:t>more</w:t>
      </w:r>
      <w:r>
        <w:rPr>
          <w:spacing w:val="-13"/>
        </w:rPr>
        <w:t xml:space="preserve"> </w:t>
      </w:r>
      <w:r>
        <w:t>researchers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becoming</w:t>
      </w:r>
      <w:r>
        <w:rPr>
          <w:spacing w:val="-13"/>
        </w:rPr>
        <w:t xml:space="preserve"> </w:t>
      </w:r>
      <w:r>
        <w:t>accustomed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del w:id="25" w:author="Jared Rutter" w:date="2019-06-04T18:32:00Z">
        <w:r w:rsidDel="00405DC3">
          <w:delText>to</w:delText>
        </w:r>
        <w:r w:rsidDel="00405DC3">
          <w:rPr>
            <w:spacing w:val="-13"/>
          </w:rPr>
          <w:delText xml:space="preserve"> </w:delText>
        </w:r>
      </w:del>
      <w:del w:id="26" w:author="Jared Rutter" w:date="2019-06-04T18:33:00Z">
        <w:r w:rsidDel="00405DC3">
          <w:delText>the</w:delText>
        </w:r>
        <w:r w:rsidDel="00405DC3">
          <w:rPr>
            <w:spacing w:val="-14"/>
          </w:rPr>
          <w:delText xml:space="preserve"> </w:delText>
        </w:r>
        <w:r w:rsidDel="00405DC3">
          <w:delText>field</w:delText>
        </w:r>
        <w:r w:rsidDel="00405DC3">
          <w:rPr>
            <w:spacing w:val="-13"/>
          </w:rPr>
          <w:delText xml:space="preserve"> </w:delText>
        </w:r>
        <w:r w:rsidDel="00405DC3">
          <w:delText>of</w:delText>
        </w:r>
        <w:r w:rsidDel="00405DC3">
          <w:rPr>
            <w:spacing w:val="-14"/>
          </w:rPr>
          <w:delText xml:space="preserve"> </w:delText>
        </w:r>
      </w:del>
      <w:r>
        <w:t>bioinformatics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computational</w:t>
      </w:r>
      <w:r>
        <w:rPr>
          <w:spacing w:val="-14"/>
        </w:rPr>
        <w:t xml:space="preserve"> </w:t>
      </w:r>
      <w:r>
        <w:rPr>
          <w:spacing w:val="-3"/>
        </w:rPr>
        <w:t xml:space="preserve">biology, </w:t>
      </w:r>
      <w:r>
        <w:t>learning the intric</w:t>
      </w:r>
      <w:del w:id="27" w:author="Jared Rutter" w:date="2019-06-04T18:32:00Z">
        <w:r w:rsidDel="00405DC3">
          <w:delText>r</w:delText>
        </w:r>
      </w:del>
      <w:r>
        <w:t xml:space="preserve">acies of the different tools used in processing RNA-seq data </w:t>
      </w:r>
      <w:ins w:id="28" w:author="Jared Rutter" w:date="2019-06-04T18:33:00Z">
        <w:r w:rsidR="00405DC3">
          <w:t xml:space="preserve">is problematic.  Moreover, many users </w:t>
        </w:r>
      </w:ins>
      <w:del w:id="29" w:author="Jared Rutter" w:date="2019-06-04T18:34:00Z">
        <w:r w:rsidDel="00405DC3">
          <w:delText xml:space="preserve">can be inhibitory if users </w:delText>
        </w:r>
      </w:del>
      <w:r>
        <w:t xml:space="preserve">are </w:t>
      </w:r>
      <w:del w:id="30" w:author="Jared Rutter" w:date="2019-06-04T18:33:00Z">
        <w:r w:rsidDel="00405DC3">
          <w:delText xml:space="preserve"> </w:delText>
        </w:r>
      </w:del>
      <w:r>
        <w:t xml:space="preserve">not aware of the </w:t>
      </w:r>
      <w:del w:id="31" w:author="Jared Rutter" w:date="2019-06-04T18:34:00Z">
        <w:r w:rsidDel="00405DC3">
          <w:delText xml:space="preserve">proper </w:delText>
        </w:r>
      </w:del>
      <w:ins w:id="32" w:author="Jared Rutter" w:date="2019-06-04T18:34:00Z">
        <w:r w:rsidR="00405DC3">
          <w:t>most appropriate or most up-to-date</w:t>
        </w:r>
        <w:r w:rsidR="00405DC3">
          <w:t xml:space="preserve"> </w:t>
        </w:r>
      </w:ins>
      <w:r>
        <w:t xml:space="preserve">tools </w:t>
      </w:r>
      <w:del w:id="33" w:author="Jared Rutter" w:date="2019-06-04T18:34:00Z">
        <w:r w:rsidDel="00405DC3">
          <w:delText>to use or use outdated software</w:delText>
        </w:r>
      </w:del>
      <w:ins w:id="34" w:author="Jared Rutter" w:date="2019-06-04T18:34:00Z">
        <w:r w:rsidR="00405DC3">
          <w:t>for their application</w:t>
        </w:r>
      </w:ins>
      <w:r>
        <w:t xml:space="preserve"> (</w:t>
      </w:r>
      <w:r>
        <w:rPr>
          <w:i/>
        </w:rPr>
        <w:t>3, 4</w:t>
      </w:r>
      <w:r>
        <w:t xml:space="preserve">). Even </w:t>
      </w:r>
      <w:r>
        <w:rPr>
          <w:spacing w:val="-3"/>
        </w:rPr>
        <w:t xml:space="preserve">for </w:t>
      </w:r>
      <w:r>
        <w:t xml:space="preserve">the experienced </w:t>
      </w:r>
      <w:r>
        <w:rPr>
          <w:spacing w:val="-3"/>
        </w:rPr>
        <w:t xml:space="preserve">user, </w:t>
      </w:r>
      <w:r>
        <w:t xml:space="preserve">developing robust, automated pipelines that </w:t>
      </w:r>
      <w:del w:id="35" w:author="Jared Rutter" w:date="2019-06-04T18:34:00Z">
        <w:r w:rsidDel="00405DC3">
          <w:delText xml:space="preserve">meticulously </w:delText>
        </w:r>
      </w:del>
      <w:ins w:id="36" w:author="Jared Rutter" w:date="2019-06-04T18:34:00Z">
        <w:r w:rsidR="00405DC3">
          <w:t>accurately</w:t>
        </w:r>
        <w:r w:rsidR="00405DC3">
          <w:t xml:space="preserve"> </w:t>
        </w:r>
      </w:ins>
      <w:r>
        <w:t>process and assess quality of these datasets can be laborious</w:t>
      </w:r>
      <w:ins w:id="37" w:author="Jared Rutter" w:date="2019-06-04T18:35:00Z">
        <w:r w:rsidR="00405DC3">
          <w:t xml:space="preserve">.  </w:t>
        </w:r>
      </w:ins>
      <w:del w:id="38" w:author="Jared Rutter" w:date="2019-06-04T18:35:00Z">
        <w:r w:rsidDel="00405DC3">
          <w:delText>, notwithstanding</w:delText>
        </w:r>
        <w:r w:rsidDel="00405DC3">
          <w:rPr>
            <w:spacing w:val="-5"/>
          </w:rPr>
          <w:delText xml:space="preserve"> </w:delText>
        </w:r>
        <w:r w:rsidDel="00405DC3">
          <w:delText>t</w:delText>
        </w:r>
      </w:del>
      <w:ins w:id="39" w:author="Jared Rutter" w:date="2019-06-04T18:35:00Z">
        <w:r w:rsidR="00405DC3">
          <w:t>T</w:t>
        </w:r>
      </w:ins>
      <w:r>
        <w:t>he</w:t>
      </w:r>
      <w:r>
        <w:rPr>
          <w:spacing w:val="-5"/>
        </w:rPr>
        <w:t xml:space="preserve"> </w:t>
      </w:r>
      <w:del w:id="40" w:author="Jared Rutter" w:date="2019-06-04T18:35:00Z">
        <w:r w:rsidDel="00405DC3">
          <w:delText>induced</w:delText>
        </w:r>
        <w:r w:rsidDel="00405DC3">
          <w:rPr>
            <w:spacing w:val="-5"/>
          </w:rPr>
          <w:delText xml:space="preserve"> </w:delText>
        </w:r>
      </w:del>
      <w:r>
        <w:t>variability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ins w:id="41" w:author="Jared Rutter" w:date="2019-06-04T18:35:00Z">
        <w:r w:rsidR="00405DC3">
          <w:t>inevitably</w:t>
        </w:r>
        <w:r w:rsidR="00405DC3">
          <w:rPr>
            <w:spacing w:val="-5"/>
          </w:rPr>
          <w:t xml:space="preserve"> </w:t>
        </w:r>
      </w:ins>
      <w:r>
        <w:t>comes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bioinformatics</w:t>
      </w:r>
      <w:r>
        <w:rPr>
          <w:spacing w:val="-5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designing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their own</w:t>
      </w:r>
      <w:r>
        <w:rPr>
          <w:spacing w:val="-2"/>
        </w:rPr>
        <w:t xml:space="preserve"> </w:t>
      </w:r>
      <w:r>
        <w:t>pipelines</w:t>
      </w:r>
      <w:ins w:id="42" w:author="Jared Rutter" w:date="2019-06-04T18:35:00Z">
        <w:r w:rsidR="00405DC3">
          <w:t xml:space="preserve"> is also a significant challenge to the field</w:t>
        </w:r>
      </w:ins>
      <w:r>
        <w:t>.</w:t>
      </w:r>
    </w:p>
    <w:p w14:paraId="06DD7EC1" w14:textId="0201C60A" w:rsidR="00506873" w:rsidRDefault="00066E17">
      <w:pPr>
        <w:pStyle w:val="BodyText"/>
        <w:spacing w:before="1" w:line="453" w:lineRule="auto"/>
        <w:ind w:left="120" w:right="717" w:firstLine="338"/>
        <w:jc w:val="both"/>
      </w:pPr>
      <w:r>
        <w:t xml:space="preserve">While RNA-seq is a </w:t>
      </w:r>
      <w:del w:id="43" w:author="Jared Rutter" w:date="2019-06-04T18:36:00Z">
        <w:r w:rsidDel="004318C5">
          <w:delText xml:space="preserve">more </w:delText>
        </w:r>
      </w:del>
      <w:ins w:id="44" w:author="Jared Rutter" w:date="2019-06-04T18:36:00Z">
        <w:r w:rsidR="004318C5">
          <w:t>fairly</w:t>
        </w:r>
        <w:r w:rsidR="004318C5">
          <w:t xml:space="preserve"> </w:t>
        </w:r>
      </w:ins>
      <w:r>
        <w:t>mature</w:t>
      </w:r>
      <w:del w:id="45" w:author="Jared Rutter" w:date="2019-06-04T18:36:00Z">
        <w:r w:rsidDel="004318C5">
          <w:delText>d</w:delText>
        </w:r>
      </w:del>
      <w:r>
        <w:t xml:space="preserve"> technology, there are still an abundance of biases and idiosyncrasies associated with each </w:t>
      </w:r>
      <w:ins w:id="46" w:author="Jared Rutter" w:date="2019-06-04T18:36:00Z">
        <w:r w:rsidR="004318C5">
          <w:t xml:space="preserve">analytical </w:t>
        </w:r>
      </w:ins>
      <w:r>
        <w:t>method or tool</w:t>
      </w:r>
      <w:ins w:id="47" w:author="Jared Rutter" w:date="2019-06-04T18:36:00Z">
        <w:r w:rsidR="004318C5">
          <w:t>,</w:t>
        </w:r>
      </w:ins>
      <w:r>
        <w:t xml:space="preserve"> of which the beginner user </w:t>
      </w:r>
      <w:r>
        <w:rPr>
          <w:spacing w:val="-3"/>
        </w:rPr>
        <w:t xml:space="preserve">may </w:t>
      </w:r>
      <w:r>
        <w:t xml:space="preserve">not be </w:t>
      </w:r>
      <w:r>
        <w:rPr>
          <w:spacing w:val="-3"/>
        </w:rPr>
        <w:t xml:space="preserve">aware. </w:t>
      </w:r>
      <w:r>
        <w:t xml:space="preserve">Additionally, </w:t>
      </w:r>
      <w:r>
        <w:rPr>
          <w:spacing w:val="-4"/>
        </w:rPr>
        <w:t xml:space="preserve">few </w:t>
      </w:r>
      <w:r>
        <w:t>if any pre-</w:t>
      </w:r>
      <w:del w:id="48" w:author="Jared Rutter" w:date="2019-06-04T18:37:00Z">
        <w:r w:rsidDel="004318C5">
          <w:delText xml:space="preserve"> </w:delText>
        </w:r>
      </w:del>
      <w:r>
        <w:t>existing pipeline</w:t>
      </w:r>
      <w:ins w:id="49" w:author="Jared Rutter" w:date="2019-06-04T18:37:00Z">
        <w:r w:rsidR="004318C5">
          <w:t>s</w:t>
        </w:r>
      </w:ins>
      <w:r>
        <w:t xml:space="preserve"> or toolkit</w:t>
      </w:r>
      <w:ins w:id="50" w:author="Jared Rutter" w:date="2019-06-04T18:37:00Z">
        <w:r w:rsidR="004318C5">
          <w:t>s</w:t>
        </w:r>
      </w:ins>
      <w:r>
        <w:t xml:space="preserve"> offer a thorough set of integrated tools </w:t>
      </w:r>
      <w:r>
        <w:rPr>
          <w:spacing w:val="-3"/>
        </w:rPr>
        <w:t xml:space="preserve">for </w:t>
      </w:r>
      <w:r>
        <w:t>handling common quality control issues or reference</w:t>
      </w:r>
      <w:r>
        <w:rPr>
          <w:spacing w:val="-12"/>
        </w:rPr>
        <w:t xml:space="preserve"> </w:t>
      </w:r>
      <w:r>
        <w:t>creation.</w:t>
      </w:r>
      <w:r>
        <w:rPr>
          <w:spacing w:val="6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bias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profiling</w:t>
      </w:r>
      <w:r>
        <w:rPr>
          <w:spacing w:val="-11"/>
        </w:rPr>
        <w:t xml:space="preserve"> </w:t>
      </w:r>
      <w:r>
        <w:t>libraries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5’</w:t>
      </w:r>
      <w:r>
        <w:rPr>
          <w:spacing w:val="-11"/>
        </w:rPr>
        <w:t xml:space="preserve"> </w:t>
      </w:r>
      <w:r>
        <w:t>transcript</w:t>
      </w:r>
      <w:r>
        <w:rPr>
          <w:spacing w:val="-11"/>
        </w:rPr>
        <w:t xml:space="preserve"> </w:t>
      </w:r>
      <w:r>
        <w:t>pile-up</w:t>
      </w:r>
      <w:r>
        <w:rPr>
          <w:spacing w:val="-11"/>
        </w:rPr>
        <w:t xml:space="preserve"> </w:t>
      </w:r>
      <w:r>
        <w:t>(</w:t>
      </w:r>
      <w:r>
        <w:rPr>
          <w:i/>
        </w:rPr>
        <w:t>5–7</w:t>
      </w:r>
      <w:r>
        <w:t>).</w:t>
      </w:r>
      <w:r>
        <w:rPr>
          <w:spacing w:val="5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 xml:space="preserve">is recommended that this region of each transcript not be quantified when processing ribosome profiling libraries; </w:t>
      </w:r>
      <w:r>
        <w:rPr>
          <w:spacing w:val="-4"/>
        </w:rPr>
        <w:t xml:space="preserve">however, </w:t>
      </w:r>
      <w:r>
        <w:t xml:space="preserve">currently no tools exist to </w:t>
      </w:r>
      <w:ins w:id="51" w:author="Jared Rutter" w:date="2019-06-04T18:37:00Z">
        <w:r w:rsidR="004318C5">
          <w:t xml:space="preserve">automatically </w:t>
        </w:r>
      </w:ins>
      <w:r>
        <w:t>facilitate this essential step (</w:t>
      </w:r>
      <w:r>
        <w:rPr>
          <w:i/>
        </w:rPr>
        <w:t>8,</w:t>
      </w:r>
      <w:r>
        <w:rPr>
          <w:i/>
          <w:spacing w:val="-48"/>
        </w:rPr>
        <w:t xml:space="preserve"> </w:t>
      </w:r>
      <w:r>
        <w:rPr>
          <w:i/>
        </w:rPr>
        <w:t>9</w:t>
      </w:r>
      <w:r>
        <w:t>).</w:t>
      </w:r>
    </w:p>
    <w:p w14:paraId="7A545B3F" w14:textId="791E0D81" w:rsidR="00506873" w:rsidDel="004318C5" w:rsidRDefault="00066E17">
      <w:pPr>
        <w:pStyle w:val="BodyText"/>
        <w:spacing w:line="453" w:lineRule="auto"/>
        <w:ind w:left="120" w:right="717" w:firstLine="338"/>
        <w:jc w:val="both"/>
        <w:rPr>
          <w:del w:id="52" w:author="Jared Rutter" w:date="2019-06-04T18:38:00Z"/>
        </w:rPr>
      </w:pPr>
      <w:r>
        <w:t xml:space="preserve">Several computational pipelines for sequencing have emerged </w:t>
      </w:r>
      <w:ins w:id="53" w:author="Jared Rutter" w:date="2019-06-04T18:37:00Z">
        <w:r w:rsidR="004318C5">
          <w:t xml:space="preserve">that </w:t>
        </w:r>
      </w:ins>
      <w:r>
        <w:t>intend</w:t>
      </w:r>
      <w:del w:id="54" w:author="Jared Rutter" w:date="2019-06-04T18:37:00Z">
        <w:r w:rsidDel="004318C5">
          <w:delText>ing</w:delText>
        </w:r>
      </w:del>
      <w:r>
        <w:t xml:space="preserve"> to tackle various aspects of these bottlenecks, but many suffer from usability issues, are not easily modifiable, or sacrifice quality for speed.</w:t>
      </w:r>
      <w:ins w:id="55" w:author="Jared Rutter" w:date="2019-06-04T18:38:00Z">
        <w:r w:rsidR="004318C5">
          <w:t xml:space="preserve">  </w:t>
        </w:r>
      </w:ins>
    </w:p>
    <w:p w14:paraId="113D7561" w14:textId="4847CDB4" w:rsidR="00506873" w:rsidDel="004318C5" w:rsidRDefault="00506873" w:rsidP="004318C5">
      <w:pPr>
        <w:spacing w:line="453" w:lineRule="auto"/>
        <w:jc w:val="both"/>
        <w:rPr>
          <w:del w:id="56" w:author="Jared Rutter" w:date="2019-06-04T18:38:00Z"/>
        </w:rPr>
        <w:sectPr w:rsidR="00506873" w:rsidDel="004318C5">
          <w:footerReference w:type="default" r:id="rId10"/>
          <w:type w:val="continuous"/>
          <w:pgSz w:w="12240" w:h="20160"/>
          <w:pgMar w:top="1400" w:right="0" w:bottom="360" w:left="600" w:header="720" w:footer="161" w:gutter="0"/>
          <w:pgNumType w:start="1"/>
          <w:cols w:space="720"/>
        </w:sectPr>
        <w:pPrChange w:id="57" w:author="Jared Rutter" w:date="2019-06-04T18:38:00Z">
          <w:pPr>
            <w:spacing w:line="453" w:lineRule="auto"/>
            <w:jc w:val="both"/>
          </w:pPr>
        </w:pPrChange>
      </w:pPr>
    </w:p>
    <w:p w14:paraId="10F8F45E" w14:textId="6916B5B2" w:rsidR="004318C5" w:rsidRDefault="00A534A6" w:rsidP="004318C5">
      <w:pPr>
        <w:pStyle w:val="BodyText"/>
        <w:spacing w:line="453" w:lineRule="auto"/>
        <w:ind w:left="120" w:right="717" w:firstLine="338"/>
        <w:jc w:val="both"/>
        <w:rPr>
          <w:ins w:id="58" w:author="Jared Rutter" w:date="2019-06-04T18:38:00Z"/>
          <w:spacing w:val="2"/>
        </w:rPr>
        <w:pPrChange w:id="59" w:author="Jared Rutter" w:date="2019-06-04T18:38:00Z">
          <w:pPr>
            <w:pStyle w:val="BodyText"/>
            <w:spacing w:before="73" w:line="453" w:lineRule="auto"/>
            <w:ind w:left="120" w:right="719"/>
            <w:jc w:val="both"/>
          </w:pPr>
        </w:pPrChange>
      </w:pPr>
      <w:r>
        <w:pict w14:anchorId="2F06C35F">
          <v:line id="_x0000_s1118" alt="" style="position:absolute;left:0;text-align:left;z-index:-251685376;mso-wrap-edited:f;mso-width-percent:0;mso-height-percent:0;mso-position-horizontal-relative:page;mso-width-percent:0;mso-height-percent:0" from="293.35pt,61.6pt" to="296.6pt,61.6pt" strokeweight=".14042mm">
            <w10:wrap anchorx="page"/>
          </v:line>
        </w:pict>
      </w:r>
      <w:r>
        <w:pict w14:anchorId="07B885AF">
          <v:line id="_x0000_s1117" alt="" style="position:absolute;left:0;text-align:left;z-index:-251684352;mso-wrap-edited:f;mso-width-percent:0;mso-height-percent:0;mso-position-horizontal-relative:page;mso-width-percent:0;mso-height-percent:0" from="398.5pt,61.6pt" to="401.8pt,61.6pt" strokeweight=".14042mm">
            <w10:wrap anchorx="page"/>
          </v:line>
        </w:pict>
      </w:r>
      <w:r>
        <w:pict w14:anchorId="58C87D51">
          <v:line id="_x0000_s1116" alt="" style="position:absolute;left:0;text-align:left;z-index:-251683328;mso-wrap-edited:f;mso-width-percent:0;mso-height-percent:0;mso-position-horizontal-relative:page;mso-width-percent:0;mso-height-percent:0" from="434.55pt,61.6pt" to="437.8pt,61.6pt" strokeweight=".14042mm">
            <w10:wrap anchorx="page"/>
          </v:line>
        </w:pict>
      </w:r>
      <w:r w:rsidR="00066E17">
        <w:rPr>
          <w:spacing w:val="-3"/>
        </w:rPr>
        <w:t xml:space="preserve">For </w:t>
      </w:r>
      <w:r w:rsidR="00066E17">
        <w:t xml:space="preserve">example, a simple internet search </w:t>
      </w:r>
      <w:r w:rsidR="00066E17">
        <w:rPr>
          <w:spacing w:val="-3"/>
        </w:rPr>
        <w:t xml:space="preserve">for </w:t>
      </w:r>
      <w:r w:rsidR="00066E17">
        <w:t xml:space="preserve">RNA-seq pipelines will </w:t>
      </w:r>
      <w:r w:rsidR="00066E17">
        <w:rPr>
          <w:spacing w:val="-3"/>
        </w:rPr>
        <w:t xml:space="preserve">reveal several </w:t>
      </w:r>
      <w:r w:rsidR="00066E17">
        <w:t xml:space="preserve">classes of pipeline. The </w:t>
      </w:r>
      <w:r w:rsidR="00066E17">
        <w:rPr>
          <w:spacing w:val="-3"/>
        </w:rPr>
        <w:lastRenderedPageBreak/>
        <w:t xml:space="preserve">first </w:t>
      </w:r>
      <w:r w:rsidR="00066E17">
        <w:t xml:space="preserve">class is a tutorial titled a pipeline. Many instances of these can be found </w:t>
      </w:r>
      <w:r w:rsidR="00066E17">
        <w:fldChar w:fldCharType="begin"/>
      </w:r>
      <w:r w:rsidR="00066E17">
        <w:instrText xml:space="preserve"> HYPERLINK "http://www.encodeproject.org/rna-" \h </w:instrText>
      </w:r>
      <w:r w:rsidR="00066E17">
        <w:fldChar w:fldCharType="separate"/>
      </w:r>
      <w:r w:rsidR="00066E17">
        <w:t>(https://www.encodeproject.org/r</w:t>
      </w:r>
      <w:r w:rsidR="00066E17">
        <w:fldChar w:fldCharType="end"/>
      </w:r>
      <w:r w:rsidR="00066E17">
        <w:t>na-</w:t>
      </w:r>
      <w:del w:id="60" w:author="Jared Rutter" w:date="2019-06-04T18:38:00Z">
        <w:r w:rsidR="00066E17" w:rsidDel="004318C5">
          <w:delText xml:space="preserve"> </w:delText>
        </w:r>
      </w:del>
      <w:r w:rsidR="00066E17">
        <w:t xml:space="preserve">seq/, </w:t>
      </w:r>
      <w:ins w:id="61" w:author="Jared Rutter" w:date="2019-06-04T18:39:00Z">
        <w:r w:rsidR="004318C5">
          <w:fldChar w:fldCharType="begin"/>
        </w:r>
        <w:r w:rsidR="004318C5">
          <w:instrText xml:space="preserve"> HYPERLINK "</w:instrText>
        </w:r>
      </w:ins>
      <w:r w:rsidR="004318C5">
        <w:instrText>https://docs.gdc.cancer.gov/Data/Bioinformatics Pipelines/Expression mRNA Pipeline/</w:instrText>
      </w:r>
      <w:ins w:id="62" w:author="Jared Rutter" w:date="2019-06-04T18:39:00Z">
        <w:r w:rsidR="004318C5">
          <w:instrText xml:space="preserve">" </w:instrText>
        </w:r>
        <w:r w:rsidR="004318C5">
          <w:fldChar w:fldCharType="separate"/>
        </w:r>
      </w:ins>
      <w:r w:rsidR="004318C5" w:rsidRPr="007778DA">
        <w:rPr>
          <w:rStyle w:val="Hyperlink"/>
        </w:rPr>
        <w:t>https://docs.gdc.cancer.gov/Data/Bioinformatics Pipelines/Expression mRNA Pipeline/</w:t>
      </w:r>
      <w:ins w:id="63" w:author="Jared Rutter" w:date="2019-06-04T18:39:00Z">
        <w:r w:rsidR="004318C5">
          <w:fldChar w:fldCharType="end"/>
        </w:r>
      </w:ins>
      <w:r w:rsidR="00066E17">
        <w:t>)</w:t>
      </w:r>
      <w:ins w:id="64" w:author="Jared Rutter" w:date="2019-06-04T18:39:00Z">
        <w:r w:rsidR="004318C5">
          <w:t>.  These are not automated analytical pipelines and are not relevant to the purposes described herein.</w:t>
        </w:r>
      </w:ins>
      <w:del w:id="65" w:author="Jared Rutter" w:date="2019-06-04T18:39:00Z">
        <w:r w:rsidR="00066E17" w:rsidDel="004318C5">
          <w:delText>;</w:delText>
        </w:r>
      </w:del>
      <w:r w:rsidR="00066E17">
        <w:t xml:space="preserve"> </w:t>
      </w:r>
      <w:del w:id="66" w:author="Jared Rutter" w:date="2019-06-04T18:40:00Z">
        <w:r w:rsidR="00066E17" w:rsidDel="004318C5">
          <w:rPr>
            <w:spacing w:val="-4"/>
          </w:rPr>
          <w:delText xml:space="preserve">however, </w:delText>
        </w:r>
        <w:r w:rsidR="00066E17" w:rsidDel="004318C5">
          <w:delText xml:space="preserve">they </w:delText>
        </w:r>
        <w:r w:rsidR="00066E17" w:rsidDel="004318C5">
          <w:rPr>
            <w:spacing w:val="-4"/>
          </w:rPr>
          <w:delText xml:space="preserve">are </w:delText>
        </w:r>
        <w:r w:rsidR="00066E17" w:rsidDel="004318C5">
          <w:delText>not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automated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and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are</w:delText>
        </w:r>
        <w:r w:rsidR="00066E17" w:rsidDel="004318C5">
          <w:rPr>
            <w:spacing w:val="-15"/>
          </w:rPr>
          <w:delText xml:space="preserve"> </w:delText>
        </w:r>
        <w:r w:rsidR="00066E17" w:rsidDel="004318C5">
          <w:delText>often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outdated.</w:delText>
        </w:r>
        <w:r w:rsidR="00066E17" w:rsidDel="004318C5">
          <w:rPr>
            <w:spacing w:val="2"/>
          </w:rPr>
          <w:delText xml:space="preserve"> </w:delText>
        </w:r>
      </w:del>
    </w:p>
    <w:p w14:paraId="7DCCB684" w14:textId="4ADED332" w:rsidR="00506873" w:rsidDel="004318C5" w:rsidRDefault="00066E17" w:rsidP="004318C5">
      <w:pPr>
        <w:pStyle w:val="BodyText"/>
        <w:spacing w:line="453" w:lineRule="auto"/>
        <w:ind w:left="120" w:right="717" w:firstLine="338"/>
        <w:jc w:val="both"/>
        <w:rPr>
          <w:del w:id="67" w:author="Jared Rutter" w:date="2019-06-04T18:38:00Z"/>
        </w:rPr>
        <w:pPrChange w:id="68" w:author="Jared Rutter" w:date="2019-06-04T18:38:00Z">
          <w:pPr>
            <w:pStyle w:val="BodyText"/>
            <w:spacing w:before="73" w:line="453" w:lineRule="auto"/>
            <w:ind w:left="120" w:right="719"/>
            <w:jc w:val="both"/>
          </w:pPr>
        </w:pPrChange>
      </w:pPr>
      <w:commentRangeStart w:id="69"/>
      <w:r>
        <w:t>The</w:t>
      </w:r>
      <w:r>
        <w:rPr>
          <w:spacing w:val="-16"/>
        </w:rPr>
        <w:t xml:space="preserve"> </w:t>
      </w:r>
      <w:r>
        <w:t>second</w:t>
      </w:r>
      <w:r>
        <w:rPr>
          <w:spacing w:val="-15"/>
        </w:rPr>
        <w:t xml:space="preserve"> </w:t>
      </w:r>
      <w:r>
        <w:t>class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automated</w:t>
      </w:r>
      <w:r>
        <w:rPr>
          <w:spacing w:val="-16"/>
        </w:rPr>
        <w:t xml:space="preserve"> </w:t>
      </w:r>
      <w:r>
        <w:t>pipeline,</w:t>
      </w:r>
      <w:r>
        <w:rPr>
          <w:spacing w:val="-14"/>
        </w:rPr>
        <w:t xml:space="preserve"> </w:t>
      </w:r>
      <w:r>
        <w:t>but</w:t>
      </w:r>
      <w:r>
        <w:rPr>
          <w:spacing w:val="-16"/>
        </w:rPr>
        <w:t xml:space="preserve"> </w:t>
      </w:r>
      <w:r>
        <w:t>requires</w:t>
      </w:r>
      <w:r>
        <w:rPr>
          <w:spacing w:val="-15"/>
        </w:rPr>
        <w:t xml:space="preserve"> </w:t>
      </w:r>
      <w:r>
        <w:t>extensive</w:t>
      </w:r>
      <w:r>
        <w:rPr>
          <w:spacing w:val="-16"/>
        </w:rPr>
        <w:t xml:space="preserve"> </w:t>
      </w:r>
      <w:r>
        <w:t>manual</w:t>
      </w:r>
      <w:ins w:id="70" w:author="Jared Rutter" w:date="2019-06-04T18:38:00Z">
        <w:r w:rsidR="004318C5">
          <w:t xml:space="preserve"> </w:t>
        </w:r>
      </w:ins>
    </w:p>
    <w:p w14:paraId="3182F392" w14:textId="1BD2827D" w:rsidR="00506873" w:rsidDel="004318C5" w:rsidRDefault="00A534A6" w:rsidP="004318C5">
      <w:pPr>
        <w:pStyle w:val="BodyText"/>
        <w:spacing w:line="453" w:lineRule="auto"/>
        <w:ind w:left="120" w:right="717" w:firstLine="338"/>
        <w:jc w:val="both"/>
        <w:rPr>
          <w:del w:id="71" w:author="Jared Rutter" w:date="2019-06-04T18:40:00Z"/>
        </w:rPr>
        <w:pPrChange w:id="72" w:author="Jared Rutter" w:date="2019-06-04T18:38:00Z">
          <w:pPr>
            <w:pStyle w:val="BodyText"/>
            <w:spacing w:line="453" w:lineRule="auto"/>
            <w:ind w:left="120"/>
          </w:pPr>
        </w:pPrChange>
      </w:pPr>
      <w:r>
        <w:pict w14:anchorId="57A56AB8">
          <v:line id="_x0000_s1115" alt="" style="position:absolute;left:0;text-align:left;z-index:-251682304;mso-wrap-edited:f;mso-width-percent:0;mso-height-percent:0;mso-position-horizontal-relative:page;mso-width-percent:0;mso-height-percent:0" from="403.75pt,57.95pt" to="407.05pt,57.95pt" strokeweight=".14042mm">
            <w10:wrap anchorx="page"/>
          </v:line>
        </w:pict>
      </w:r>
      <w:r>
        <w:pict w14:anchorId="33AE0B9B">
          <v:line id="_x0000_s1114" alt="" style="position:absolute;left:0;text-align:left;z-index:-251681280;mso-wrap-edited:f;mso-width-percent:0;mso-height-percent:0;mso-position-horizontal-relative:page;mso-width-percent:0;mso-height-percent:0" from="447.1pt,57.95pt" to="450.35pt,57.95pt" strokeweight=".14042mm">
            <w10:wrap anchorx="page"/>
          </v:line>
        </w:pict>
      </w:r>
      <w:r w:rsidR="00066E17">
        <w:rPr>
          <w:w w:val="95"/>
        </w:rPr>
        <w:t>configuration (https://github.com/PavlidisLab/rnaseq-pipeline, https://github.com/nf-core/rnaseq, https://github.com/UMC</w:t>
      </w:r>
      <w:ins w:id="73" w:author="Jared Rutter" w:date="2019-06-04T18:39:00Z">
        <w:r w:rsidR="004318C5">
          <w:rPr>
            <w:w w:val="95"/>
          </w:rPr>
          <w:t>,</w:t>
        </w:r>
      </w:ins>
      <w:r w:rsidR="00066E17">
        <w:rPr>
          <w:w w:val="95"/>
        </w:rPr>
        <w:t xml:space="preserve"> </w:t>
      </w:r>
      <w:r w:rsidR="00066E17">
        <w:t>https://github.com/cellgeni/rnaseq). The second class is an automated pipeline, but requires programmatic con- figuration</w:t>
      </w:r>
      <w:r w:rsidR="00066E17">
        <w:rPr>
          <w:spacing w:val="-30"/>
        </w:rPr>
        <w:t xml:space="preserve"> </w:t>
      </w:r>
      <w:r w:rsidR="00066E17">
        <w:t>to</w:t>
      </w:r>
      <w:r w:rsidR="00066E17">
        <w:rPr>
          <w:spacing w:val="-29"/>
        </w:rPr>
        <w:t xml:space="preserve"> </w:t>
      </w:r>
      <w:r w:rsidR="00066E17">
        <w:t>modify</w:t>
      </w:r>
      <w:r w:rsidR="00066E17">
        <w:rPr>
          <w:spacing w:val="-29"/>
        </w:rPr>
        <w:t xml:space="preserve"> </w:t>
      </w:r>
      <w:r w:rsidR="00066E17">
        <w:t>common</w:t>
      </w:r>
      <w:r w:rsidR="00066E17">
        <w:rPr>
          <w:spacing w:val="-29"/>
        </w:rPr>
        <w:t xml:space="preserve"> </w:t>
      </w:r>
      <w:r w:rsidR="00066E17">
        <w:t>parameters</w:t>
      </w:r>
      <w:r w:rsidR="00066E17">
        <w:rPr>
          <w:spacing w:val="-29"/>
        </w:rPr>
        <w:t xml:space="preserve"> </w:t>
      </w:r>
      <w:r w:rsidR="00066E17">
        <w:t>(https://github.com/dnanexus/tophat</w:t>
      </w:r>
      <w:r w:rsidR="00066E17">
        <w:rPr>
          <w:spacing w:val="-7"/>
        </w:rPr>
        <w:t xml:space="preserve"> </w:t>
      </w:r>
      <w:r w:rsidR="00066E17">
        <w:t>cufflinks</w:t>
      </w:r>
      <w:r w:rsidR="00066E17">
        <w:rPr>
          <w:spacing w:val="-7"/>
        </w:rPr>
        <w:t xml:space="preserve"> </w:t>
      </w:r>
      <w:r w:rsidR="00066E17">
        <w:t>rnaseq,</w:t>
      </w:r>
      <w:r w:rsidR="00066E17">
        <w:rPr>
          <w:spacing w:val="-28"/>
        </w:rPr>
        <w:t xml:space="preserve"> </w:t>
      </w:r>
      <w:r w:rsidR="00066E17">
        <w:fldChar w:fldCharType="begin"/>
      </w:r>
      <w:r w:rsidR="00066E17">
        <w:instrText xml:space="preserve"> HYPERLINK "http://www.nextflow.io/e" \h </w:instrText>
      </w:r>
      <w:r w:rsidR="00066E17">
        <w:fldChar w:fldCharType="separate"/>
      </w:r>
      <w:r w:rsidR="00066E17">
        <w:t>https://www</w:t>
      </w:r>
      <w:r w:rsidR="00066E17">
        <w:fldChar w:fldCharType="end"/>
      </w:r>
      <w:r w:rsidR="00066E17">
        <w:t>.nextflo</w:t>
      </w:r>
      <w:r w:rsidR="00066E17">
        <w:fldChar w:fldCharType="begin"/>
      </w:r>
      <w:r w:rsidR="00066E17">
        <w:instrText xml:space="preserve"> HYPERLINK "http://www.nextflow.io/e" \h </w:instrText>
      </w:r>
      <w:r w:rsidR="00066E17">
        <w:fldChar w:fldCharType="separate"/>
      </w:r>
      <w:r w:rsidR="00066E17">
        <w:t>w.io/e</w:t>
      </w:r>
      <w:r w:rsidR="00066E17">
        <w:fldChar w:fldCharType="end"/>
      </w:r>
      <w:r w:rsidR="00066E17">
        <w:t xml:space="preserve"> </w:t>
      </w:r>
      <w:commentRangeEnd w:id="69"/>
      <w:r w:rsidR="004318C5">
        <w:rPr>
          <w:rStyle w:val="CommentReference"/>
        </w:rPr>
        <w:commentReference w:id="69"/>
      </w:r>
      <w:r w:rsidR="00066E17">
        <w:t>Perhaps,</w:t>
      </w:r>
      <w:r w:rsidR="00066E17">
        <w:rPr>
          <w:spacing w:val="-5"/>
        </w:rPr>
        <w:t xml:space="preserve"> </w:t>
      </w:r>
      <w:r w:rsidR="00066E17">
        <w:t>the</w:t>
      </w:r>
      <w:r w:rsidR="00066E17">
        <w:rPr>
          <w:spacing w:val="-5"/>
        </w:rPr>
        <w:t xml:space="preserve"> </w:t>
      </w:r>
      <w:r w:rsidR="00066E17">
        <w:t>most</w:t>
      </w:r>
      <w:r w:rsidR="00066E17">
        <w:rPr>
          <w:spacing w:val="-4"/>
        </w:rPr>
        <w:t xml:space="preserve"> </w:t>
      </w:r>
      <w:r w:rsidR="00066E17">
        <w:t>user</w:t>
      </w:r>
      <w:ins w:id="74" w:author="Jared Rutter" w:date="2019-06-04T18:41:00Z">
        <w:r w:rsidR="004318C5">
          <w:rPr>
            <w:spacing w:val="-5"/>
          </w:rPr>
          <w:t>-</w:t>
        </w:r>
      </w:ins>
      <w:del w:id="75" w:author="Jared Rutter" w:date="2019-06-04T18:41:00Z">
        <w:r w:rsidR="00066E17" w:rsidDel="004318C5">
          <w:rPr>
            <w:spacing w:val="-5"/>
          </w:rPr>
          <w:delText xml:space="preserve"> </w:delText>
        </w:r>
      </w:del>
      <w:r w:rsidR="00066E17">
        <w:t>friendly</w:t>
      </w:r>
      <w:r w:rsidR="00066E17">
        <w:rPr>
          <w:spacing w:val="-5"/>
        </w:rPr>
        <w:t xml:space="preserve"> </w:t>
      </w:r>
      <w:del w:id="76" w:author="Jared Rutter" w:date="2019-06-04T18:41:00Z">
        <w:r w:rsidR="00066E17" w:rsidDel="004318C5">
          <w:delText>case</w:delText>
        </w:r>
        <w:r w:rsidR="00066E17" w:rsidDel="004318C5">
          <w:rPr>
            <w:spacing w:val="-4"/>
          </w:rPr>
          <w:delText xml:space="preserve"> </w:delText>
        </w:r>
      </w:del>
      <w:ins w:id="77" w:author="Jared Rutter" w:date="2019-06-04T18:41:00Z">
        <w:r w:rsidR="004318C5">
          <w:t>example</w:t>
        </w:r>
        <w:r w:rsidR="004318C5">
          <w:rPr>
            <w:spacing w:val="-4"/>
          </w:rPr>
          <w:t xml:space="preserve"> </w:t>
        </w:r>
      </w:ins>
      <w:r w:rsidR="00066E17">
        <w:t>is</w:t>
      </w:r>
      <w:r w:rsidR="00066E17">
        <w:rPr>
          <w:spacing w:val="-5"/>
        </w:rPr>
        <w:t xml:space="preserve"> </w:t>
      </w:r>
      <w:r w:rsidR="00066E17">
        <w:rPr>
          <w:spacing w:val="-4"/>
        </w:rPr>
        <w:t>Galaxy,</w:t>
      </w:r>
      <w:r w:rsidR="00066E17">
        <w:rPr>
          <w:spacing w:val="-5"/>
        </w:rPr>
        <w:t xml:space="preserve"> </w:t>
      </w:r>
      <w:r w:rsidR="00066E17">
        <w:t>but</w:t>
      </w:r>
      <w:r w:rsidR="00066E17">
        <w:rPr>
          <w:spacing w:val="-4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cases</w:t>
      </w:r>
      <w:r w:rsidR="00066E17">
        <w:rPr>
          <w:spacing w:val="-5"/>
        </w:rPr>
        <w:t xml:space="preserve"> </w:t>
      </w:r>
      <w:r w:rsidR="00066E17">
        <w:t>like</w:t>
      </w:r>
      <w:r w:rsidR="00066E17">
        <w:rPr>
          <w:spacing w:val="-4"/>
        </w:rPr>
        <w:t xml:space="preserve"> </w:t>
      </w:r>
      <w:r w:rsidR="00066E17">
        <w:t>its</w:t>
      </w:r>
      <w:r w:rsidR="00066E17">
        <w:rPr>
          <w:spacing w:val="-5"/>
        </w:rPr>
        <w:t xml:space="preserve"> </w:t>
      </w:r>
      <w:r w:rsidR="00066E17">
        <w:t>ribosome</w:t>
      </w:r>
      <w:r w:rsidR="00066E17">
        <w:rPr>
          <w:spacing w:val="-4"/>
        </w:rPr>
        <w:t xml:space="preserve"> </w:t>
      </w:r>
      <w:r w:rsidR="00066E17">
        <w:t>profiling</w:t>
      </w:r>
      <w:r w:rsidR="00066E17">
        <w:rPr>
          <w:spacing w:val="-5"/>
        </w:rPr>
        <w:t xml:space="preserve"> </w:t>
      </w:r>
      <w:r w:rsidR="00066E17">
        <w:t>pipeline,</w:t>
      </w:r>
      <w:r w:rsidR="00066E17">
        <w:rPr>
          <w:spacing w:val="-5"/>
        </w:rPr>
        <w:t xml:space="preserve"> </w:t>
      </w:r>
      <w:r w:rsidR="00066E17">
        <w:t>methods</w:t>
      </w:r>
      <w:r w:rsidR="00066E17">
        <w:rPr>
          <w:spacing w:val="-4"/>
        </w:rPr>
        <w:t xml:space="preserve"> </w:t>
      </w:r>
      <w:r w:rsidR="00066E17">
        <w:t>are</w:t>
      </w:r>
      <w:r w:rsidR="00066E17">
        <w:rPr>
          <w:spacing w:val="-5"/>
        </w:rPr>
        <w:t xml:space="preserve"> </w:t>
      </w:r>
      <w:r w:rsidR="00066E17">
        <w:t>sev</w:t>
      </w:r>
      <w:del w:id="78" w:author="Jared Rutter" w:date="2019-06-04T18:40:00Z">
        <w:r w:rsidR="00066E17" w:rsidDel="004318C5">
          <w:delText>-</w:delText>
        </w:r>
      </w:del>
    </w:p>
    <w:p w14:paraId="07C6E735" w14:textId="75E4C355" w:rsidR="00506873" w:rsidRDefault="00066E17" w:rsidP="004318C5">
      <w:pPr>
        <w:pStyle w:val="BodyText"/>
        <w:spacing w:line="453" w:lineRule="auto"/>
        <w:ind w:left="120" w:right="717" w:firstLine="338"/>
        <w:jc w:val="both"/>
        <w:pPrChange w:id="79" w:author="Jared Rutter" w:date="2019-06-04T18:40:00Z">
          <w:pPr>
            <w:pStyle w:val="BodyText"/>
            <w:spacing w:line="453" w:lineRule="auto"/>
            <w:ind w:left="120" w:right="628"/>
          </w:pPr>
        </w:pPrChange>
      </w:pPr>
      <w:r>
        <w:t>er</w:t>
      </w:r>
      <w:ins w:id="80" w:author="Jared Rutter" w:date="2019-06-04T18:40:00Z">
        <w:r w:rsidR="004318C5">
          <w:t>e</w:t>
        </w:r>
      </w:ins>
      <w:r>
        <w:t xml:space="preserve">ly outdated and a robust quality control step is lacking. In all cases, a thorough, robust, simple pipeline geared to the general user without sacrificing </w:t>
      </w:r>
      <w:commentRangeStart w:id="81"/>
      <w:del w:id="82" w:author="Jared Rutter" w:date="2019-06-04T18:41:00Z">
        <w:r w:rsidDel="004318C5">
          <w:delText xml:space="preserve">for </w:delText>
        </w:r>
      </w:del>
      <w:r>
        <w:t xml:space="preserve">speed or quality </w:t>
      </w:r>
      <w:commentRangeEnd w:id="81"/>
      <w:r w:rsidR="004318C5">
        <w:rPr>
          <w:rStyle w:val="CommentReference"/>
        </w:rPr>
        <w:commentReference w:id="81"/>
      </w:r>
      <w:r>
        <w:t>is lacking.</w:t>
      </w:r>
    </w:p>
    <w:p w14:paraId="74A09472" w14:textId="23D886CE" w:rsidR="00506873" w:rsidRDefault="00066E17">
      <w:pPr>
        <w:pStyle w:val="BodyText"/>
        <w:spacing w:line="453" w:lineRule="auto"/>
        <w:ind w:left="120" w:right="717" w:firstLine="338"/>
        <w:jc w:val="both"/>
      </w:pPr>
      <w:r>
        <w:t>In</w:t>
      </w:r>
      <w:r>
        <w:rPr>
          <w:spacing w:val="-8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ins w:id="83" w:author="Jared Rutter" w:date="2019-06-04T18:41:00Z">
        <w:r w:rsidR="000022F6">
          <w:t>se</w:t>
        </w:r>
      </w:ins>
      <w:r>
        <w:rPr>
          <w:spacing w:val="-8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surrounding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automation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democratization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sequencing</w:t>
      </w:r>
      <w:r>
        <w:rPr>
          <w:spacing w:val="-7"/>
        </w:rPr>
        <w:t xml:space="preserve"> </w:t>
      </w:r>
      <w:r>
        <w:t>technology,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rPr>
          <w:spacing w:val="-4"/>
        </w:rPr>
        <w:t>de</w:t>
      </w:r>
      <w:del w:id="84" w:author="Jared Rutter" w:date="2019-06-04T18:41:00Z">
        <w:r w:rsidDel="000022F6">
          <w:rPr>
            <w:spacing w:val="-4"/>
          </w:rPr>
          <w:delText xml:space="preserve">- </w:delText>
        </w:r>
      </w:del>
      <w:r>
        <w:t xml:space="preserve">signed the XPRESSyourself bioinformatics suite </w:t>
      </w:r>
      <w:r>
        <w:rPr>
          <w:spacing w:val="-3"/>
        </w:rPr>
        <w:t xml:space="preserve">for </w:t>
      </w:r>
      <w:r>
        <w:t xml:space="preserve">processing and analyzing high-throughput expression </w:t>
      </w:r>
      <w:r>
        <w:rPr>
          <w:spacing w:val="-3"/>
        </w:rPr>
        <w:t xml:space="preserve">data. </w:t>
      </w:r>
      <w:r>
        <w:t>Architectu</w:t>
      </w:r>
      <w:ins w:id="85" w:author="Jared Rutter" w:date="2019-06-04T18:41:00Z">
        <w:r w:rsidR="000022F6">
          <w:t>r</w:t>
        </w:r>
      </w:ins>
      <w:r>
        <w:t>ally,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suite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designed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fast,</w:t>
      </w:r>
      <w:r>
        <w:rPr>
          <w:spacing w:val="-12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sacrificing</w:t>
      </w:r>
      <w:r>
        <w:rPr>
          <w:spacing w:val="-13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speed.</w:t>
      </w:r>
      <w:r>
        <w:rPr>
          <w:spacing w:val="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pipeline</w:t>
      </w:r>
      <w:del w:id="86" w:author="Jared Rutter" w:date="2019-06-04T18:41:00Z">
        <w:r w:rsidDel="000022F6">
          <w:delText>s</w:delText>
        </w:r>
      </w:del>
      <w:r>
        <w:t xml:space="preserve"> utilize</w:t>
      </w:r>
      <w:ins w:id="87" w:author="Jared Rutter" w:date="2019-06-04T18:41:00Z">
        <w:r w:rsidR="000022F6">
          <w:t>s</w:t>
        </w:r>
      </w:ins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2"/>
        </w:rPr>
        <w:t>art</w:t>
      </w:r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task,</w:t>
      </w:r>
      <w:r>
        <w:rPr>
          <w:spacing w:val="-7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previously</w:t>
      </w:r>
      <w:r>
        <w:rPr>
          <w:spacing w:val="-6"/>
        </w:rPr>
        <w:t xml:space="preserve"> </w:t>
      </w:r>
      <w:r>
        <w:t>vetted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peer-reviewed</w:t>
      </w:r>
      <w:r>
        <w:rPr>
          <w:spacing w:val="-7"/>
        </w:rPr>
        <w:t xml:space="preserve"> </w:t>
      </w:r>
      <w:r>
        <w:t>bench</w:t>
      </w:r>
      <w:del w:id="88" w:author="Jared Rutter" w:date="2019-06-04T18:42:00Z">
        <w:r w:rsidDel="0059173A">
          <w:delText xml:space="preserve">- </w:delText>
        </w:r>
      </w:del>
      <w:r>
        <w:t xml:space="preserve">marking studies. Additionally, the scaffold that </w:t>
      </w:r>
      <w:ins w:id="89" w:author="Jared Rutter" w:date="2019-06-04T18:42:00Z">
        <w:r w:rsidR="0059173A">
          <w:t xml:space="preserve">underlies the </w:t>
        </w:r>
      </w:ins>
      <w:del w:id="90" w:author="Jared Rutter" w:date="2019-06-04T18:42:00Z">
        <w:r w:rsidDel="0059173A">
          <w:delText xml:space="preserve">creates this </w:delText>
        </w:r>
      </w:del>
      <w:r>
        <w:t xml:space="preserve">pipeline structure is designed </w:t>
      </w:r>
      <w:del w:id="91" w:author="Jared Rutter" w:date="2019-06-04T18:42:00Z">
        <w:r w:rsidDel="0059173A">
          <w:delText xml:space="preserve">in a </w:delText>
        </w:r>
        <w:r w:rsidDel="0059173A">
          <w:rPr>
            <w:spacing w:val="-4"/>
          </w:rPr>
          <w:delText xml:space="preserve">way </w:delText>
        </w:r>
      </w:del>
      <w:ins w:id="92" w:author="Jared Rutter" w:date="2019-06-04T18:42:00Z">
        <w:r w:rsidR="0059173A">
          <w:t xml:space="preserve">such </w:t>
        </w:r>
      </w:ins>
      <w:r>
        <w:t>that updat</w:t>
      </w:r>
      <w:ins w:id="93" w:author="Jared Rutter" w:date="2019-06-04T18:42:00Z">
        <w:r w:rsidR="0059173A">
          <w:t>ing</w:t>
        </w:r>
      </w:ins>
      <w:del w:id="94" w:author="Jared Rutter" w:date="2019-06-04T18:42:00Z">
        <w:r w:rsidDel="0059173A">
          <w:delText>e</w:delText>
        </w:r>
      </w:del>
      <w:r>
        <w:t xml:space="preserve"> and testing </w:t>
      </w:r>
      <w:del w:id="95" w:author="Jared Rutter" w:date="2019-06-04T18:42:00Z">
        <w:r w:rsidDel="0059173A">
          <w:delText xml:space="preserve">of </w:delText>
        </w:r>
      </w:del>
      <w:r>
        <w:t xml:space="preserve">a new module </w:t>
      </w:r>
      <w:del w:id="96" w:author="Jared Rutter" w:date="2019-06-04T18:43:00Z">
        <w:r w:rsidDel="0059173A">
          <w:delText>when better software comes along should only take a couple of hours</w:delText>
        </w:r>
      </w:del>
      <w:ins w:id="97" w:author="Jared Rutter" w:date="2019-06-04T18:43:00Z">
        <w:r w:rsidR="0059173A">
          <w:t>is facile</w:t>
        </w:r>
      </w:ins>
      <w:r>
        <w:t xml:space="preserve"> </w:t>
      </w:r>
      <w:r>
        <w:rPr>
          <w:spacing w:val="-3"/>
        </w:rPr>
        <w:t xml:space="preserve">for </w:t>
      </w:r>
      <w:r>
        <w:t xml:space="preserve">a trained bioinformatician, thus </w:t>
      </w:r>
      <w:ins w:id="98" w:author="Jared Rutter" w:date="2019-06-04T18:43:00Z">
        <w:r w:rsidR="0059173A">
          <w:t xml:space="preserve">continuously </w:t>
        </w:r>
      </w:ins>
      <w:r>
        <w:t xml:space="preserve">making the best options available to the </w:t>
      </w:r>
      <w:ins w:id="99" w:author="Jared Rutter" w:date="2019-06-04T18:43:00Z">
        <w:r w:rsidR="005E7682">
          <w:t xml:space="preserve">entire </w:t>
        </w:r>
      </w:ins>
      <w:r>
        <w:t>community</w:t>
      </w:r>
      <w:del w:id="100" w:author="Jared Rutter" w:date="2019-06-04T18:43:00Z">
        <w:r w:rsidDel="005E7682">
          <w:delText xml:space="preserve"> at large</w:delText>
        </w:r>
      </w:del>
      <w:ins w:id="101" w:author="Jared Rutter" w:date="2019-06-04T18:43:00Z">
        <w:r w:rsidR="0059173A">
          <w:t>, regardless of expertise</w:t>
        </w:r>
      </w:ins>
      <w:del w:id="102" w:author="Jared Rutter" w:date="2019-06-04T18:43:00Z">
        <w:r w:rsidDel="0059173A">
          <w:delText xml:space="preserve">, especially </w:delText>
        </w:r>
        <w:r w:rsidDel="0059173A">
          <w:rPr>
            <w:spacing w:val="-3"/>
          </w:rPr>
          <w:delText xml:space="preserve">for </w:delText>
        </w:r>
        <w:r w:rsidDel="0059173A">
          <w:delText>those that</w:delText>
        </w:r>
        <w:r w:rsidDel="0059173A">
          <w:rPr>
            <w:spacing w:val="-32"/>
          </w:rPr>
          <w:delText xml:space="preserve"> </w:delText>
        </w:r>
        <w:r w:rsidDel="0059173A">
          <w:rPr>
            <w:spacing w:val="-3"/>
          </w:rPr>
          <w:delText xml:space="preserve">may </w:delText>
        </w:r>
        <w:r w:rsidDel="0059173A">
          <w:delText>not be aware of such</w:delText>
        </w:r>
        <w:r w:rsidDel="0059173A">
          <w:rPr>
            <w:spacing w:val="-7"/>
          </w:rPr>
          <w:delText xml:space="preserve"> </w:delText>
        </w:r>
        <w:r w:rsidDel="0059173A">
          <w:delText>updates</w:delText>
        </w:r>
      </w:del>
      <w:r>
        <w:t>.</w:t>
      </w:r>
    </w:p>
    <w:p w14:paraId="4F6BE275" w14:textId="35DB2202" w:rsidR="00506873" w:rsidRDefault="00066E17">
      <w:pPr>
        <w:pStyle w:val="BodyText"/>
        <w:spacing w:before="1" w:line="453" w:lineRule="auto"/>
        <w:ind w:left="120" w:right="717" w:firstLine="338"/>
        <w:jc w:val="both"/>
      </w:pPr>
      <w:r>
        <w:t xml:space="preserve">With the </w:t>
      </w:r>
      <w:ins w:id="103" w:author="Jared Rutter" w:date="2019-06-04T18:44:00Z">
        <w:r w:rsidR="005E7682">
          <w:t>XPRESSpipe</w:t>
        </w:r>
        <w:r w:rsidR="005E7682">
          <w:t xml:space="preserve"> </w:t>
        </w:r>
        <w:r w:rsidR="005E7682">
          <w:t>package</w:t>
        </w:r>
        <w:r w:rsidR="005E7682">
          <w:t xml:space="preserve"> within </w:t>
        </w:r>
      </w:ins>
      <w:r>
        <w:t>XPRESSyourself</w:t>
      </w:r>
      <w:del w:id="104" w:author="Jared Rutter" w:date="2019-06-04T18:44:00Z">
        <w:r w:rsidDel="005E7682">
          <w:delText xml:space="preserve"> package XPRESSpipe</w:delText>
        </w:r>
      </w:del>
      <w:r>
        <w:t xml:space="preserve">, the user is provided with a complete suite of software to handle pre-processing, aligning, and quantifying reads, performing quality control via various meta-analyses </w:t>
      </w:r>
      <w:r>
        <w:rPr>
          <w:spacing w:val="-6"/>
        </w:rPr>
        <w:t xml:space="preserve">of </w:t>
      </w:r>
      <w:r>
        <w:t xml:space="preserve">pre- and post-processed reads. </w:t>
      </w:r>
      <w:r>
        <w:rPr>
          <w:spacing w:val="-4"/>
        </w:rPr>
        <w:t xml:space="preserve">We </w:t>
      </w:r>
      <w:r>
        <w:t xml:space="preserve">also provide access to </w:t>
      </w:r>
      <w:r>
        <w:rPr>
          <w:spacing w:val="-4"/>
        </w:rPr>
        <w:t xml:space="preserve">key </w:t>
      </w:r>
      <w:r>
        <w:t xml:space="preserve">quality control measures useful </w:t>
      </w:r>
      <w:r>
        <w:rPr>
          <w:spacing w:val="-3"/>
        </w:rPr>
        <w:t xml:space="preserve">for </w:t>
      </w:r>
      <w:r>
        <w:t>assessing ribosome profiling and other RNA-seq experiments. These include read length distributions to ensure correct sequencing</w:t>
      </w:r>
      <w:r>
        <w:rPr>
          <w:spacing w:val="-11"/>
        </w:rPr>
        <w:t xml:space="preserve"> </w:t>
      </w:r>
      <w:r>
        <w:t>library</w:t>
      </w:r>
      <w:r>
        <w:rPr>
          <w:spacing w:val="-11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sizes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periodicity</w:t>
      </w:r>
      <w:r>
        <w:rPr>
          <w:spacing w:val="-11"/>
        </w:rPr>
        <w:t xml:space="preserve"> </w:t>
      </w:r>
      <w:r>
        <w:t>sub-module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tracks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P-site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footprints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 xml:space="preserve">assess effective capture of the </w:t>
      </w:r>
      <w:del w:id="105" w:author="Jared Rutter" w:date="2019-06-04T18:45:00Z">
        <w:r w:rsidDel="005E7682">
          <w:delText xml:space="preserve">ribosome’s </w:delText>
        </w:r>
      </w:del>
      <w:r>
        <w:t>characteristic 1 codon step</w:t>
      </w:r>
      <w:ins w:id="106" w:author="Jared Rutter" w:date="2019-06-04T18:45:00Z">
        <w:r w:rsidR="005E7682" w:rsidRPr="005E7682">
          <w:t xml:space="preserve"> </w:t>
        </w:r>
        <w:r w:rsidR="005E7682">
          <w:t xml:space="preserve">of the </w:t>
        </w:r>
        <w:r w:rsidR="005E7682">
          <w:t>ribosome</w:t>
        </w:r>
      </w:ins>
      <w:r>
        <w:t xml:space="preserve">. These measurements are particular helpful </w:t>
      </w:r>
      <w:r>
        <w:rPr>
          <w:spacing w:val="-7"/>
        </w:rPr>
        <w:t xml:space="preserve">for </w:t>
      </w:r>
      <w:r>
        <w:t>ribosome profiling experiments due</w:t>
      </w:r>
      <w:ins w:id="107" w:author="Jared Rutter" w:date="2019-06-04T18:45:00Z">
        <w:r w:rsidR="005E7682">
          <w:t xml:space="preserve"> to</w:t>
        </w:r>
      </w:ins>
      <w:r>
        <w:t xml:space="preserve"> the unique characteristics of the ribosome footprint-sized libraries (usually around 21-30 nt). XPRESSpipe also includes a metagene analysis sub-module that shows the distribution of</w:t>
      </w:r>
      <w:r>
        <w:rPr>
          <w:spacing w:val="-22"/>
        </w:rPr>
        <w:t xml:space="preserve"> </w:t>
      </w:r>
      <w:r>
        <w:t>all aligned</w:t>
      </w:r>
      <w:r>
        <w:rPr>
          <w:spacing w:val="-11"/>
        </w:rPr>
        <w:t xml:space="preserve"> </w:t>
      </w:r>
      <w:r>
        <w:t>reads</w:t>
      </w:r>
      <w:r>
        <w:rPr>
          <w:spacing w:val="-10"/>
        </w:rPr>
        <w:t xml:space="preserve"> </w:t>
      </w:r>
      <w:r>
        <w:t>across</w:t>
      </w:r>
      <w:r>
        <w:rPr>
          <w:spacing w:val="-10"/>
        </w:rPr>
        <w:t xml:space="preserve"> </w:t>
      </w:r>
      <w:commentRangeStart w:id="108"/>
      <w:r>
        <w:t>a</w:t>
      </w:r>
      <w:r>
        <w:rPr>
          <w:spacing w:val="-10"/>
        </w:rPr>
        <w:t xml:space="preserve"> </w:t>
      </w:r>
      <w:r>
        <w:t>representative</w:t>
      </w:r>
      <w:r>
        <w:rPr>
          <w:spacing w:val="-10"/>
        </w:rPr>
        <w:t xml:space="preserve"> </w:t>
      </w:r>
      <w:r>
        <w:t>transcript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sub-module</w:t>
      </w:r>
      <w:commentRangeEnd w:id="108"/>
      <w:r w:rsidR="005E7682">
        <w:rPr>
          <w:rStyle w:val="CommentReference"/>
        </w:rPr>
        <w:commentReference w:id="108"/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</w:t>
      </w:r>
      <w:del w:id="109" w:author="Jared Rutter" w:date="2019-06-04T18:47:00Z">
        <w:r w:rsidDel="000C3C24">
          <w:delText xml:space="preserve">- </w:delText>
        </w:r>
      </w:del>
      <w:r>
        <w:t>sure minim</w:t>
      </w:r>
      <w:ins w:id="110" w:author="Jared Rutter" w:date="2019-06-04T18:47:00Z">
        <w:r w:rsidR="000C3C24">
          <w:t>i</w:t>
        </w:r>
      </w:ins>
      <w:del w:id="111" w:author="Jared Rutter" w:date="2019-06-04T18:47:00Z">
        <w:r w:rsidDel="000C3C24">
          <w:delText>ali</w:delText>
        </w:r>
      </w:del>
      <w:r>
        <w:t xml:space="preserve">zation of PCR duplicates. Additionally, </w:t>
      </w:r>
      <w:ins w:id="112" w:author="Jared Rutter" w:date="2019-06-04T18:47:00Z">
        <w:r w:rsidR="000C3C24">
          <w:t xml:space="preserve">the </w:t>
        </w:r>
        <w:r w:rsidR="000C3C24">
          <w:t xml:space="preserve">XPRESSplot </w:t>
        </w:r>
        <w:r w:rsidR="000C3C24">
          <w:rPr>
            <w:spacing w:val="-4"/>
          </w:rPr>
          <w:t>package</w:t>
        </w:r>
        <w:r w:rsidR="000C3C24">
          <w:t xml:space="preserve"> </w:t>
        </w:r>
      </w:ins>
      <w:del w:id="113" w:author="Jared Rutter" w:date="2019-06-04T18:47:00Z">
        <w:r w:rsidDel="000C3C24">
          <w:delText xml:space="preserve">housed </w:delText>
        </w:r>
      </w:del>
      <w:r>
        <w:t xml:space="preserve">within </w:t>
      </w:r>
      <w:del w:id="114" w:author="Jared Rutter" w:date="2019-06-04T18:47:00Z">
        <w:r w:rsidDel="000C3C24">
          <w:delText xml:space="preserve">the </w:delText>
        </w:r>
      </w:del>
      <w:r>
        <w:t>XPRESSyourself</w:t>
      </w:r>
      <w:del w:id="115" w:author="Jared Rutter" w:date="2019-06-04T18:47:00Z">
        <w:r w:rsidDel="000C3C24">
          <w:delText xml:space="preserve"> XPRESSplot </w:delText>
        </w:r>
        <w:r w:rsidDel="000C3C24">
          <w:rPr>
            <w:spacing w:val="-4"/>
          </w:rPr>
          <w:delText>package</w:delText>
        </w:r>
      </w:del>
      <w:ins w:id="116" w:author="Jared Rutter" w:date="2019-06-04T18:47:00Z">
        <w:r w:rsidR="000C3C24">
          <w:rPr>
            <w:spacing w:val="-4"/>
          </w:rPr>
          <w:t xml:space="preserve"> provides </w:t>
        </w:r>
      </w:ins>
      <w:del w:id="117" w:author="Jared Rutter" w:date="2019-06-04T18:47:00Z">
        <w:r w:rsidDel="000C3C24">
          <w:rPr>
            <w:spacing w:val="-4"/>
          </w:rPr>
          <w:delText xml:space="preserve">, </w:delText>
        </w:r>
      </w:del>
      <w:r>
        <w:t>tools</w:t>
      </w:r>
      <w:r>
        <w:rPr>
          <w:spacing w:val="-13"/>
        </w:rPr>
        <w:t xml:space="preserve"> </w:t>
      </w:r>
      <w:del w:id="118" w:author="Jared Rutter" w:date="2019-06-04T18:47:00Z">
        <w:r w:rsidDel="000C3C24">
          <w:delText>are</w:delText>
        </w:r>
        <w:r w:rsidDel="000C3C24">
          <w:rPr>
            <w:spacing w:val="-12"/>
          </w:rPr>
          <w:delText xml:space="preserve"> </w:delText>
        </w:r>
        <w:r w:rsidDel="000C3C24">
          <w:delText>provided</w:delText>
        </w:r>
        <w:r w:rsidDel="000C3C24">
          <w:rPr>
            <w:spacing w:val="-12"/>
          </w:rPr>
          <w:delText xml:space="preserve"> </w:delText>
        </w:r>
      </w:del>
      <w:r>
        <w:t>to</w:t>
      </w:r>
      <w:r>
        <w:rPr>
          <w:spacing w:val="-12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sequence</w:t>
      </w:r>
      <w:r>
        <w:rPr>
          <w:spacing w:val="-12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generation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figures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publication,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many plot</w:t>
      </w:r>
      <w:r>
        <w:rPr>
          <w:spacing w:val="-7"/>
        </w:rPr>
        <w:t xml:space="preserve"> </w:t>
      </w:r>
      <w:r>
        <w:t>generation</w:t>
      </w:r>
      <w:r>
        <w:rPr>
          <w:spacing w:val="-6"/>
        </w:rPr>
        <w:t xml:space="preserve"> </w:t>
      </w:r>
      <w:r>
        <w:t>protocols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del w:id="119" w:author="Jared Rutter" w:date="2019-06-04T18:48:00Z">
        <w:r w:rsidDel="000C3C24">
          <w:delText>might</w:delText>
        </w:r>
        <w:r w:rsidDel="000C3C24">
          <w:rPr>
            <w:spacing w:val="-6"/>
          </w:rPr>
          <w:delText xml:space="preserve"> </w:delText>
        </w:r>
      </w:del>
      <w:ins w:id="120" w:author="Jared Rutter" w:date="2019-06-04T18:48:00Z">
        <w:r w:rsidR="000C3C24">
          <w:t>frequently</w:t>
        </w:r>
        <w:r w:rsidR="000C3C24">
          <w:rPr>
            <w:spacing w:val="-6"/>
          </w:rPr>
          <w:t xml:space="preserve"> </w:t>
        </w:r>
      </w:ins>
      <w:r>
        <w:t>take</w:t>
      </w:r>
      <w:r>
        <w:rPr>
          <w:spacing w:val="-7"/>
        </w:rPr>
        <w:t xml:space="preserve"> </w:t>
      </w:r>
      <w:r>
        <w:rPr>
          <w:spacing w:val="-3"/>
        </w:rPr>
        <w:t>several</w:t>
      </w:r>
      <w:r>
        <w:rPr>
          <w:spacing w:val="-6"/>
        </w:rPr>
        <w:t xml:space="preserve"> </w:t>
      </w:r>
      <w:r>
        <w:t>hundred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del w:id="121" w:author="Jared Rutter" w:date="2019-06-04T18:47:00Z">
        <w:r w:rsidDel="000C3C24">
          <w:delText>whittled</w:delText>
        </w:r>
        <w:r w:rsidDel="000C3C24">
          <w:rPr>
            <w:spacing w:val="-6"/>
          </w:rPr>
          <w:delText xml:space="preserve"> </w:delText>
        </w:r>
        <w:r w:rsidDel="000C3C24">
          <w:delText>down</w:delText>
        </w:r>
      </w:del>
      <w:ins w:id="122" w:author="Jared Rutter" w:date="2019-06-04T18:47:00Z">
        <w:r w:rsidR="000C3C24">
          <w:t>condensed</w:t>
        </w:r>
      </w:ins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line.</w:t>
      </w:r>
      <w:r>
        <w:rPr>
          <w:spacing w:val="8"/>
        </w:rPr>
        <w:t xml:space="preserve"> </w:t>
      </w:r>
      <w:r>
        <w:t>XPRESSy</w:t>
      </w:r>
      <w:del w:id="123" w:author="Jared Rutter" w:date="2019-06-04T18:48:00Z">
        <w:r w:rsidDel="000C3C24">
          <w:delText xml:space="preserve">- </w:delText>
        </w:r>
      </w:del>
      <w:r>
        <w:t>ourself</w:t>
      </w:r>
      <w:r>
        <w:rPr>
          <w:spacing w:val="-8"/>
        </w:rPr>
        <w:t xml:space="preserve"> </w:t>
      </w:r>
      <w:r>
        <w:t>suite</w:t>
      </w:r>
      <w:r>
        <w:rPr>
          <w:spacing w:val="-8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perpetually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GPL-3.0</w:t>
      </w:r>
      <w:r>
        <w:rPr>
          <w:spacing w:val="-8"/>
        </w:rPr>
        <w:t xml:space="preserve"> </w:t>
      </w:r>
      <w:r>
        <w:t>license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https://github.com/XPRESSyourself.</w:t>
      </w:r>
    </w:p>
    <w:p w14:paraId="78DB84E2" w14:textId="77777777" w:rsidR="00506873" w:rsidRDefault="00066E17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ind w:hanging="446"/>
      </w:pPr>
      <w:r>
        <w:t>Results</w:t>
      </w:r>
    </w:p>
    <w:p w14:paraId="1885BEE6" w14:textId="77777777" w:rsidR="00506873" w:rsidRDefault="00066E17">
      <w:pPr>
        <w:pStyle w:val="Heading2"/>
        <w:numPr>
          <w:ilvl w:val="1"/>
          <w:numId w:val="8"/>
        </w:numPr>
        <w:tabs>
          <w:tab w:val="left" w:pos="691"/>
          <w:tab w:val="left" w:pos="692"/>
        </w:tabs>
        <w:spacing w:before="257"/>
        <w:ind w:hanging="571"/>
      </w:pPr>
      <w:r>
        <w:t>XPRESSpipe</w:t>
      </w:r>
    </w:p>
    <w:p w14:paraId="5DF94D80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401F206F" w14:textId="77777777" w:rsidR="00506873" w:rsidRDefault="00066E17">
      <w:pPr>
        <w:pStyle w:val="BodyText"/>
        <w:spacing w:before="1" w:line="453" w:lineRule="auto"/>
        <w:ind w:left="120" w:right="719"/>
        <w:jc w:val="both"/>
      </w:pPr>
      <w:r>
        <w:t xml:space="preserve">XPRESSpipe contains automated pipelines </w:t>
      </w:r>
      <w:r>
        <w:rPr>
          <w:spacing w:val="-3"/>
        </w:rPr>
        <w:t xml:space="preserve">for </w:t>
      </w:r>
      <w:r>
        <w:t xml:space="preserve">ribosome profiling, single-end, and paired-end RNA-seq. </w:t>
      </w:r>
      <w:r>
        <w:rPr>
          <w:spacing w:val="-4"/>
        </w:rPr>
        <w:t xml:space="preserve">Each </w:t>
      </w:r>
      <w:r>
        <w:t xml:space="preserve">pipeline offers a selection of tunable parameters most pertinent to the </w:t>
      </w:r>
      <w:r>
        <w:rPr>
          <w:spacing w:val="-3"/>
        </w:rPr>
        <w:t xml:space="preserve">user. </w:t>
      </w:r>
      <w:r>
        <w:t xml:space="preserve">The pipeline requirements are </w:t>
      </w:r>
      <w:r>
        <w:rPr>
          <w:spacing w:val="-3"/>
        </w:rPr>
        <w:t xml:space="preserve">also </w:t>
      </w:r>
      <w:r>
        <w:t xml:space="preserve">largely based upon The Cancer Genome Atlas (TCGA) </w:t>
      </w:r>
      <w:hyperlink r:id="rId11">
        <w:r>
          <w:t>(https://www</w:t>
        </w:r>
      </w:hyperlink>
      <w:r>
        <w:t>.cancer</w:t>
      </w:r>
      <w:hyperlink r:id="rId12">
        <w:r>
          <w:t xml:space="preserve">.gov/tcga) </w:t>
        </w:r>
      </w:hyperlink>
      <w:r>
        <w:t xml:space="preserve">alignment standards </w:t>
      </w:r>
      <w:r>
        <w:rPr>
          <w:spacing w:val="-4"/>
        </w:rPr>
        <w:t xml:space="preserve">and </w:t>
      </w:r>
      <w:r>
        <w:t xml:space="preserve">ensure standardization of alignment. In the future it is feasible that additional tunable parameters will be added. </w:t>
      </w:r>
      <w:r>
        <w:rPr>
          <w:spacing w:val="-3"/>
        </w:rPr>
        <w:t>For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purposes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manuscript,</w:t>
      </w:r>
      <w:r>
        <w:rPr>
          <w:spacing w:val="-16"/>
        </w:rPr>
        <w:t xml:space="preserve"> </w:t>
      </w:r>
      <w:r>
        <w:t>we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focus</w:t>
      </w:r>
      <w:r>
        <w:rPr>
          <w:spacing w:val="-19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ribosome</w:t>
      </w:r>
      <w:r>
        <w:rPr>
          <w:spacing w:val="-19"/>
        </w:rPr>
        <w:t xml:space="preserve"> </w:t>
      </w:r>
      <w:r>
        <w:t>profiling</w:t>
      </w:r>
      <w:r>
        <w:rPr>
          <w:spacing w:val="-20"/>
        </w:rPr>
        <w:t xml:space="preserve"> </w:t>
      </w:r>
      <w:r>
        <w:t>examples,</w:t>
      </w:r>
      <w:r>
        <w:rPr>
          <w:spacing w:val="-16"/>
        </w:rPr>
        <w:t xml:space="preserve"> </w:t>
      </w:r>
      <w:r>
        <w:t>while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majority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statements</w:t>
      </w:r>
    </w:p>
    <w:p w14:paraId="052C229C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09387DD0" w14:textId="77777777" w:rsidR="00506873" w:rsidRDefault="00066E17">
      <w:pPr>
        <w:pStyle w:val="BodyText"/>
        <w:spacing w:before="73" w:line="453" w:lineRule="auto"/>
        <w:ind w:left="120" w:right="719"/>
        <w:jc w:val="both"/>
      </w:pPr>
      <w:r>
        <w:lastRenderedPageBreak/>
        <w:t>are also applicable to single- and paired-end RNA-seq. More details can be found in the documentation that</w:t>
      </w:r>
      <w:r>
        <w:rPr>
          <w:spacing w:val="-37"/>
        </w:rPr>
        <w:t xml:space="preserve"> </w:t>
      </w:r>
      <w:r>
        <w:rPr>
          <w:spacing w:val="-4"/>
        </w:rPr>
        <w:t xml:space="preserve">will </w:t>
      </w:r>
      <w:r>
        <w:t xml:space="preserve">be continually updated as features are updated or changed (https://xpresspipe.readthedocs.io/en/latest/). </w:t>
      </w:r>
      <w:r>
        <w:rPr>
          <w:spacing w:val="-7"/>
        </w:rPr>
        <w:t xml:space="preserve">Table </w:t>
      </w:r>
      <w:r>
        <w:t>1 outlines these</w:t>
      </w:r>
      <w:r>
        <w:rPr>
          <w:spacing w:val="-4"/>
        </w:rPr>
        <w:t xml:space="preserve"> </w:t>
      </w:r>
      <w:r>
        <w:t>parameters.</w:t>
      </w:r>
    </w:p>
    <w:p w14:paraId="573F3E72" w14:textId="77777777" w:rsidR="00506873" w:rsidRDefault="00066E17">
      <w:pPr>
        <w:spacing w:line="183" w:lineRule="exact"/>
        <w:ind w:left="3084"/>
        <w:rPr>
          <w:sz w:val="20"/>
        </w:rPr>
      </w:pPr>
      <w:r>
        <w:rPr>
          <w:sz w:val="20"/>
        </w:rPr>
        <w:t>Table 1: Summary of XPRESSpipe pipeline arguments.</w:t>
      </w:r>
    </w:p>
    <w:p w14:paraId="304B89DC" w14:textId="77777777" w:rsidR="00506873" w:rsidRDefault="00A534A6">
      <w:pPr>
        <w:pStyle w:val="Heading3"/>
        <w:tabs>
          <w:tab w:val="left" w:pos="3313"/>
        </w:tabs>
        <w:spacing w:before="32" w:after="11" w:line="264" w:lineRule="auto"/>
        <w:ind w:left="239" w:right="7124" w:firstLine="0"/>
      </w:pPr>
      <w:r>
        <w:pict w14:anchorId="1CD731D3">
          <v:line id="_x0000_s1113" alt="" style="position:absolute;left:0;text-align:left;z-index:-251680256;mso-wrap-edited:f;mso-width-percent:0;mso-height-percent:0;mso-position-horizontal-relative:page;mso-width-percent:0;mso-height-percent:0" from="36pt,16.2pt" to="570.15pt,16.2pt" strokeweight=".14042mm">
            <w10:wrap anchorx="page"/>
          </v:line>
        </w:pict>
      </w:r>
      <w:r>
        <w:pict w14:anchorId="7BBE7BA8">
          <v:line id="_x0000_s1112" alt="" style="position:absolute;left:0;text-align:left;z-index:-251679232;mso-wrap-edited:f;mso-width-percent:0;mso-height-percent:0;mso-position-horizontal-relative:page;mso-width-percent:0;mso-height-percent:0" from="71.3pt,123.3pt" to="74.75pt,123.3pt" strokeweight=".14042mm">
            <w10:wrap anchorx="page"/>
          </v:line>
        </w:pict>
      </w:r>
      <w:r>
        <w:pict w14:anchorId="6F22AD6B">
          <v:line id="_x0000_s1111" alt="" style="position:absolute;left:0;text-align:left;z-index:-251678208;mso-wrap-edited:f;mso-width-percent:0;mso-height-percent:0;mso-position-horizontal-relative:page;mso-width-percent:0;mso-height-percent:0" from="71.3pt,205.8pt" to="74.75pt,205.8pt" strokeweight=".14042mm">
            <w10:wrap anchorx="page"/>
          </v:line>
        </w:pict>
      </w:r>
      <w:r>
        <w:pict w14:anchorId="497E990F">
          <v:line id="_x0000_s1110" alt="" style="position:absolute;left:0;text-align:left;z-index:-251677184;mso-wrap-edited:f;mso-width-percent:0;mso-height-percent:0;mso-position-horizontal-relative:page;mso-width-percent:0;mso-height-percent:0" from="82.75pt,219.75pt" to="86.2pt,219.75pt" strokeweight=".14042mm">
            <w10:wrap anchorx="page"/>
          </v:line>
        </w:pict>
      </w:r>
      <w:r>
        <w:pict w14:anchorId="68588B93">
          <v:line id="_x0000_s1109" alt="" style="position:absolute;left:0;text-align:left;z-index:-251676160;mso-wrap-edited:f;mso-width-percent:0;mso-height-percent:0;mso-position-horizontal-relative:page;mso-width-percent:0;mso-height-percent:0" from="88.5pt,233.7pt" to="91.9pt,233.7pt" strokeweight=".14042mm">
            <w10:wrap anchorx="page"/>
          </v:line>
        </w:pict>
      </w:r>
      <w:r>
        <w:pict w14:anchorId="344F298F">
          <v:line id="_x0000_s1108" alt="" style="position:absolute;left:0;text-align:left;z-index:-251675136;mso-wrap-edited:f;mso-width-percent:0;mso-height-percent:0;mso-position-horizontal-relative:page;mso-width-percent:0;mso-height-percent:0" from="88.5pt,247.65pt" to="91.9pt,247.65pt" strokeweight=".14042mm">
            <w10:wrap anchorx="page"/>
          </v:line>
        </w:pict>
      </w:r>
      <w:r w:rsidR="00066E17">
        <w:t>Arguments</w:t>
      </w:r>
      <w:r w:rsidR="00066E17">
        <w:tab/>
      </w:r>
      <w:r w:rsidR="00066E17">
        <w:rPr>
          <w:spacing w:val="-1"/>
          <w:w w:val="95"/>
        </w:rPr>
        <w:t xml:space="preserve">Description </w:t>
      </w:r>
      <w:r w:rsidR="00066E17">
        <w:t>Required</w:t>
      </w:r>
    </w:p>
    <w:p w14:paraId="5CF48CB8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737818ED">
          <v:group id="_x0000_s1106" alt="" style="width:534.15pt;height:.4pt;mso-position-horizontal-relative:char;mso-position-vertical-relative:line" coordsize="10683,8">
            <v:line id="_x0000_s1107" alt="" style="position:absolute" from="0,4" to="10683,4" strokeweight=".14042mm"/>
            <w10:anchorlock/>
          </v:group>
        </w:pict>
      </w:r>
    </w:p>
    <w:p w14:paraId="2CC759D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-i,</w:t>
      </w:r>
      <w:r>
        <w:rPr>
          <w:rFonts w:ascii="Courier New"/>
          <w:spacing w:val="-60"/>
          <w:w w:val="95"/>
        </w:rPr>
        <w:t xml:space="preserve"> </w:t>
      </w:r>
      <w:r>
        <w:rPr>
          <w:rFonts w:ascii="Courier New"/>
          <w:w w:val="95"/>
        </w:rPr>
        <w:t>--input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input directory</w:t>
      </w:r>
    </w:p>
    <w:p w14:paraId="76CE75A1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401A4148">
          <v:group id="_x0000_s1104" alt="" style="width:534.15pt;height:.4pt;mso-position-horizontal-relative:char;mso-position-vertical-relative:line" coordsize="10683,8">
            <v:line id="_x0000_s1105" alt="" style="position:absolute" from="0,4" to="10683,4" strokeweight=".14042mm"/>
            <w10:anchorlock/>
          </v:group>
        </w:pict>
      </w:r>
    </w:p>
    <w:p w14:paraId="69838A3C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 xml:space="preserve"> </w:t>
      </w:r>
      <w:r>
        <w:rPr>
          <w:rFonts w:ascii="Courier New"/>
          <w:w w:val="95"/>
        </w:rPr>
        <w:t>--output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output</w:t>
      </w:r>
      <w:r>
        <w:rPr>
          <w:spacing w:val="-1"/>
        </w:rPr>
        <w:t xml:space="preserve"> </w:t>
      </w:r>
      <w:r>
        <w:t>directory</w:t>
      </w:r>
    </w:p>
    <w:p w14:paraId="765B1D99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724A4096">
          <v:group id="_x0000_s1102" alt="" style="width:534.15pt;height:.4pt;mso-position-horizontal-relative:char;mso-position-vertical-relative:line" coordsize="10683,8">
            <v:line id="_x0000_s1103" alt="" style="position:absolute" from="0,4" to="10683,4" strokeweight=".14042mm"/>
            <w10:anchorlock/>
          </v:group>
        </w:pict>
      </w:r>
    </w:p>
    <w:p w14:paraId="208B75D0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--reference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parent organism reference</w:t>
      </w:r>
      <w:r>
        <w:rPr>
          <w:spacing w:val="-4"/>
        </w:rPr>
        <w:t xml:space="preserve"> </w:t>
      </w:r>
      <w:r>
        <w:t>directory</w:t>
      </w:r>
    </w:p>
    <w:p w14:paraId="21337086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6D7CB433">
          <v:group id="_x0000_s1100" alt="" style="width:534.15pt;height:.4pt;mso-position-horizontal-relative:char;mso-position-vertical-relative:line" coordsize="10683,8">
            <v:line id="_x0000_s1101" alt="" style="position:absolute" from="0,4" to="10683,4" strokeweight=".14042mm"/>
            <w10:anchorlock/>
          </v:group>
        </w:pict>
      </w:r>
    </w:p>
    <w:p w14:paraId="4D7094DA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 xml:space="preserve"> </w:t>
      </w:r>
      <w:r>
        <w:rPr>
          <w:rFonts w:ascii="Courier New"/>
        </w:rPr>
        <w:t>--gtf</w:t>
      </w:r>
      <w:r>
        <w:rPr>
          <w:rFonts w:ascii="Courier New"/>
        </w:rPr>
        <w:tab/>
      </w:r>
      <w:r>
        <w:rPr>
          <w:spacing w:val="-3"/>
        </w:rPr>
        <w:t xml:space="preserve">Path </w:t>
      </w:r>
      <w:r>
        <w:t xml:space="preserve">and file name to GTF used </w:t>
      </w:r>
      <w:r>
        <w:rPr>
          <w:spacing w:val="-3"/>
        </w:rPr>
        <w:t xml:space="preserve">for </w:t>
      </w:r>
      <w:r>
        <w:t>alignment</w:t>
      </w:r>
      <w:r>
        <w:rPr>
          <w:spacing w:val="-10"/>
        </w:rPr>
        <w:t xml:space="preserve"> </w:t>
      </w:r>
      <w:r>
        <w:t>quantification</w:t>
      </w:r>
    </w:p>
    <w:p w14:paraId="730B56AB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4A71185A">
          <v:group id="_x0000_s1098" alt="" style="width:534.15pt;height:.4pt;mso-position-horizontal-relative:char;mso-position-vertical-relative:line" coordsize="10683,8">
            <v:line id="_x0000_s1099" alt="" style="position:absolute" from="0,4" to="10683,4" strokeweight=".14042mm"/>
            <w10:anchorlock/>
          </v:group>
        </w:pict>
      </w:r>
    </w:p>
    <w:p w14:paraId="1508D86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 xml:space="preserve"> </w:t>
      </w:r>
      <w:r>
        <w:rPr>
          <w:rFonts w:ascii="Courier New"/>
          <w:w w:val="95"/>
        </w:rPr>
        <w:t>--experiment</w:t>
      </w:r>
      <w:r>
        <w:rPr>
          <w:rFonts w:ascii="Courier New"/>
          <w:w w:val="95"/>
        </w:rPr>
        <w:tab/>
      </w:r>
      <w:r>
        <w:t>Experiment</w:t>
      </w:r>
      <w:r>
        <w:rPr>
          <w:spacing w:val="-1"/>
        </w:rPr>
        <w:t xml:space="preserve"> </w:t>
      </w:r>
      <w:r>
        <w:t>name</w:t>
      </w:r>
    </w:p>
    <w:p w14:paraId="0F62D20B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193F5C10">
          <v:group id="_x0000_s1096" alt="" style="width:534.15pt;height:.4pt;mso-position-horizontal-relative:char;mso-position-vertical-relative:line" coordsize="10683,8">
            <v:line id="_x0000_s1097" alt="" style="position:absolute" from="0,4" to="10683,4" strokeweight=".14042mm"/>
            <w10:anchorlock/>
          </v:group>
        </w:pict>
      </w:r>
    </w:p>
    <w:p w14:paraId="5D20B5AE" w14:textId="77777777" w:rsidR="00506873" w:rsidRDefault="00A534A6">
      <w:pPr>
        <w:pStyle w:val="Heading3"/>
        <w:ind w:left="239" w:firstLine="0"/>
      </w:pPr>
      <w:r>
        <w:pict w14:anchorId="361EB925">
          <v:line id="_x0000_s1095" alt="" style="position:absolute;left:0;text-align:left;z-index:-251660800;mso-wrap-edited:f;mso-width-percent:0;mso-height-percent:0;mso-wrap-distance-left:0;mso-wrap-distance-right:0;mso-position-horizontal-relative:page;mso-width-percent:0;mso-height-percent:0" from="36pt,14.6pt" to="570.15pt,14.6pt" strokeweight=".14042mm">
            <w10:wrap type="topAndBottom" anchorx="page"/>
          </v:line>
        </w:pict>
      </w:r>
      <w:r w:rsidR="00066E17">
        <w:t>Optional</w:t>
      </w:r>
    </w:p>
    <w:p w14:paraId="4AE6AB34" w14:textId="77777777" w:rsidR="00506873" w:rsidRDefault="00066E17">
      <w:pPr>
        <w:pStyle w:val="BodyText"/>
        <w:tabs>
          <w:tab w:val="left" w:pos="3313"/>
        </w:tabs>
        <w:spacing w:after="33"/>
        <w:ind w:left="3313" w:right="95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pass</w:t>
      </w:r>
      <w:r>
        <w:rPr>
          <w:rFonts w:ascii="Courier New"/>
          <w:w w:val="95"/>
        </w:rPr>
        <w:tab/>
      </w:r>
      <w:r>
        <w:t>Include</w:t>
      </w:r>
      <w:r>
        <w:rPr>
          <w:spacing w:val="-18"/>
        </w:rPr>
        <w:t xml:space="preserve"> </w:t>
      </w:r>
      <w:r>
        <w:t>option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two-step</w:t>
      </w:r>
      <w:r>
        <w:rPr>
          <w:spacing w:val="-17"/>
        </w:rPr>
        <w:t xml:space="preserve"> </w:t>
      </w:r>
      <w:r>
        <w:t>alignment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map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unannotated</w:t>
      </w:r>
      <w:r>
        <w:rPr>
          <w:spacing w:val="-17"/>
        </w:rPr>
        <w:t xml:space="preserve"> </w:t>
      </w:r>
      <w:r>
        <w:t>splice- juntions</w:t>
      </w:r>
    </w:p>
    <w:p w14:paraId="0E42BF50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469D1AB4">
          <v:group id="_x0000_s1093" alt="" style="width:534.15pt;height:.4pt;mso-position-horizontal-relative:char;mso-position-vertical-relative:line" coordsize="10683,8">
            <v:line id="_x0000_s1094" alt="" style="position:absolute" from="0,4" to="10683,4" strokeweight=".14042mm"/>
            <w10:anchorlock/>
          </v:group>
        </w:pict>
      </w:r>
    </w:p>
    <w:p w14:paraId="31B2163D" w14:textId="77777777" w:rsidR="00506873" w:rsidRDefault="00A534A6">
      <w:pPr>
        <w:pStyle w:val="BodyText"/>
        <w:tabs>
          <w:tab w:val="left" w:pos="3313"/>
        </w:tabs>
        <w:spacing w:line="247" w:lineRule="auto"/>
        <w:ind w:left="3313" w:right="954" w:hanging="3074"/>
        <w:jc w:val="both"/>
      </w:pPr>
      <w:r>
        <w:pict w14:anchorId="6DEF3356">
          <v:line id="_x0000_s1092" alt="" style="position:absolute;left:0;text-align:left;z-index:-251659776;mso-wrap-edited:f;mso-width-percent:0;mso-height-percent:0;mso-wrap-distance-left:0;mso-wrap-distance-right:0;mso-position-horizontal-relative:page;mso-width-percent:0;mso-height-percent:0" from="36pt,41.7pt" to="570.15pt,41.7pt" strokeweight=".14042mm">
            <w10:wrap type="topAndBottom" anchorx="page"/>
          </v:line>
        </w:pict>
      </w:r>
      <w:r w:rsidR="00066E17">
        <w:rPr>
          <w:rFonts w:ascii="Courier New" w:hAnsi="Courier New"/>
          <w:w w:val="95"/>
        </w:rPr>
        <w:t>-a,</w:t>
      </w:r>
      <w:r w:rsidR="00066E17">
        <w:rPr>
          <w:rFonts w:ascii="Courier New" w:hAnsi="Courier New"/>
          <w:spacing w:val="-74"/>
          <w:w w:val="95"/>
        </w:rPr>
        <w:t xml:space="preserve"> </w:t>
      </w:r>
      <w:r w:rsidR="00066E17">
        <w:rPr>
          <w:rFonts w:ascii="Courier New" w:hAnsi="Courier New"/>
          <w:w w:val="95"/>
        </w:rPr>
        <w:t>--adaptors</w:t>
      </w:r>
      <w:r w:rsidR="00066E17">
        <w:rPr>
          <w:rFonts w:ascii="Courier New" w:hAnsi="Courier New"/>
          <w:w w:val="95"/>
        </w:rPr>
        <w:tab/>
      </w:r>
      <w:r w:rsidR="00066E17">
        <w:t>Specify</w:t>
      </w:r>
      <w:r w:rsidR="00066E17">
        <w:rPr>
          <w:spacing w:val="-14"/>
        </w:rPr>
        <w:t xml:space="preserve"> </w:t>
      </w:r>
      <w:r w:rsidR="00066E17">
        <w:t>adaptor</w:t>
      </w:r>
      <w:r w:rsidR="00066E17">
        <w:rPr>
          <w:spacing w:val="-15"/>
        </w:rPr>
        <w:t xml:space="preserve"> </w:t>
      </w:r>
      <w:r w:rsidR="00066E17">
        <w:t>as</w:t>
      </w:r>
      <w:r w:rsidR="00066E17">
        <w:rPr>
          <w:spacing w:val="-14"/>
        </w:rPr>
        <w:t xml:space="preserve"> </w:t>
      </w:r>
      <w:r w:rsidR="00066E17">
        <w:t>string</w:t>
      </w:r>
      <w:r w:rsidR="00066E17">
        <w:rPr>
          <w:spacing w:val="-15"/>
        </w:rPr>
        <w:t xml:space="preserve"> </w:t>
      </w:r>
      <w:r w:rsidR="00066E17">
        <w:t>–</w:t>
      </w:r>
      <w:r w:rsidR="00066E17">
        <w:rPr>
          <w:spacing w:val="-14"/>
        </w:rPr>
        <w:t xml:space="preserve"> </w:t>
      </w:r>
      <w:r w:rsidR="00066E17">
        <w:t>if</w:t>
      </w:r>
      <w:r w:rsidR="00066E17">
        <w:rPr>
          <w:spacing w:val="-15"/>
        </w:rPr>
        <w:t xml:space="preserve"> </w:t>
      </w:r>
      <w:r w:rsidR="00066E17">
        <w:t>“None”</w:t>
      </w:r>
      <w:r w:rsidR="00066E17">
        <w:rPr>
          <w:spacing w:val="-14"/>
        </w:rPr>
        <w:t xml:space="preserve"> </w:t>
      </w:r>
      <w:r w:rsidR="00066E17">
        <w:t>is</w:t>
      </w:r>
      <w:r w:rsidR="00066E17">
        <w:rPr>
          <w:spacing w:val="-15"/>
        </w:rPr>
        <w:t xml:space="preserve"> </w:t>
      </w:r>
      <w:r w:rsidR="00066E17">
        <w:t>provided,</w:t>
      </w:r>
      <w:r w:rsidR="00066E17">
        <w:rPr>
          <w:spacing w:val="-13"/>
        </w:rPr>
        <w:t xml:space="preserve"> </w:t>
      </w:r>
      <w:r w:rsidR="00066E17">
        <w:t>software</w:t>
      </w:r>
      <w:r w:rsidR="00066E17">
        <w:rPr>
          <w:spacing w:val="-15"/>
        </w:rPr>
        <w:t xml:space="preserve"> </w:t>
      </w:r>
      <w:r w:rsidR="00066E17">
        <w:t>will</w:t>
      </w:r>
      <w:r w:rsidR="00066E17">
        <w:rPr>
          <w:spacing w:val="-14"/>
        </w:rPr>
        <w:t xml:space="preserve"> </w:t>
      </w:r>
      <w:r w:rsidR="00066E17">
        <w:t>attempt</w:t>
      </w:r>
      <w:r w:rsidR="00066E17">
        <w:rPr>
          <w:spacing w:val="-15"/>
        </w:rPr>
        <w:t xml:space="preserve"> </w:t>
      </w:r>
      <w:r w:rsidR="00066E17">
        <w:t>to</w:t>
      </w:r>
      <w:r w:rsidR="00066E17">
        <w:rPr>
          <w:spacing w:val="-14"/>
        </w:rPr>
        <w:t xml:space="preserve"> </w:t>
      </w:r>
      <w:r w:rsidR="00066E17">
        <w:rPr>
          <w:spacing w:val="-3"/>
        </w:rPr>
        <w:t xml:space="preserve">auto- </w:t>
      </w:r>
      <w:r w:rsidR="00066E17">
        <w:t xml:space="preserve">detect adaptors – if </w:t>
      </w:r>
      <w:r w:rsidR="00066E17">
        <w:rPr>
          <w:spacing w:val="-5"/>
        </w:rPr>
        <w:t xml:space="preserve">“POLYX” </w:t>
      </w:r>
      <w:r w:rsidR="00066E17">
        <w:t xml:space="preserve">is provided as a single string in the list, </w:t>
      </w:r>
      <w:r w:rsidR="00066E17">
        <w:rPr>
          <w:spacing w:val="-3"/>
        </w:rPr>
        <w:t xml:space="preserve">polyX </w:t>
      </w:r>
      <w:r w:rsidR="00066E17">
        <w:t>adaptors will be</w:t>
      </w:r>
      <w:r w:rsidR="00066E17">
        <w:rPr>
          <w:spacing w:val="-4"/>
        </w:rPr>
        <w:t xml:space="preserve"> </w:t>
      </w:r>
      <w:r w:rsidR="00066E17">
        <w:t>trimmed</w:t>
      </w:r>
    </w:p>
    <w:p w14:paraId="180BE227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 xml:space="preserve"> </w:t>
      </w:r>
      <w:r>
        <w:rPr>
          <w:rFonts w:ascii="Courier New"/>
          <w:w w:val="95"/>
        </w:rPr>
        <w:t>--quality</w:t>
      </w:r>
      <w:r>
        <w:rPr>
          <w:rFonts w:ascii="Courier New"/>
          <w:w w:val="95"/>
        </w:rPr>
        <w:tab/>
      </w:r>
      <w:r>
        <w:t>PHRED read quality threshold (default:</w:t>
      </w:r>
      <w:r>
        <w:rPr>
          <w:spacing w:val="6"/>
        </w:rPr>
        <w:t xml:space="preserve"> </w:t>
      </w:r>
      <w:r>
        <w:t>28)</w:t>
      </w:r>
    </w:p>
    <w:p w14:paraId="1AEFAA4B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6EDB1004">
          <v:group id="_x0000_s1090" alt="" style="width:534.15pt;height:.4pt;mso-position-horizontal-relative:char;mso-position-vertical-relative:line" coordsize="10683,8">
            <v:line id="_x0000_s1091" alt="" style="position:absolute" from="0,4" to="10683,4" strokeweight=".14042mm"/>
            <w10:anchorlock/>
          </v:group>
        </w:pict>
      </w:r>
    </w:p>
    <w:p w14:paraId="7764B49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length</w:t>
      </w:r>
      <w:r>
        <w:rPr>
          <w:rFonts w:ascii="Courier New"/>
          <w:w w:val="95"/>
        </w:rPr>
        <w:tab/>
      </w:r>
      <w:r>
        <w:t xml:space="preserve">Minimum read length threshold to keep </w:t>
      </w:r>
      <w:r>
        <w:rPr>
          <w:spacing w:val="-3"/>
        </w:rPr>
        <w:t xml:space="preserve">for </w:t>
      </w:r>
      <w:r>
        <w:t>reads (default:</w:t>
      </w:r>
      <w:r>
        <w:rPr>
          <w:spacing w:val="-3"/>
        </w:rPr>
        <w:t xml:space="preserve"> </w:t>
      </w:r>
      <w:r>
        <w:t>18)</w:t>
      </w:r>
    </w:p>
    <w:p w14:paraId="6D7111A5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27430FF9">
          <v:group id="_x0000_s1088" alt="" style="width:534.15pt;height:.4pt;mso-position-horizontal-relative:char;mso-position-vertical-relative:line" coordsize="10683,8">
            <v:line id="_x0000_s1089" alt="" style="position:absolute" from="0,4" to="10683,4" strokeweight=".14042mm"/>
            <w10:anchorlock/>
          </v:group>
        </w:pict>
      </w:r>
    </w:p>
    <w:p w14:paraId="25BECC79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0"/>
        </w:rPr>
        <w:t>--count</w:t>
      </w:r>
      <w:r>
        <w:rPr>
          <w:rFonts w:ascii="Courier New"/>
          <w:spacing w:val="-63"/>
          <w:w w:val="90"/>
        </w:rPr>
        <w:t xml:space="preserve"> </w:t>
      </w:r>
      <w:r>
        <w:rPr>
          <w:rFonts w:ascii="Courier New"/>
          <w:w w:val="90"/>
        </w:rPr>
        <w:t>duplicates</w:t>
      </w:r>
      <w:r>
        <w:rPr>
          <w:rFonts w:ascii="Courier New"/>
          <w:w w:val="90"/>
        </w:rPr>
        <w:tab/>
      </w:r>
      <w:r>
        <w:t>Include option to quantify alignment files without</w:t>
      </w:r>
      <w:r>
        <w:rPr>
          <w:spacing w:val="-15"/>
        </w:rPr>
        <w:t xml:space="preserve"> </w:t>
      </w:r>
      <w:r>
        <w:t>de-duplication</w:t>
      </w:r>
    </w:p>
    <w:p w14:paraId="23B6F63B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2446D8AF">
          <v:group id="_x0000_s1086" alt="" style="width:534.15pt;height:.4pt;mso-position-horizontal-relative:char;mso-position-vertical-relative:line" coordsize="10683,8">
            <v:line id="_x0000_s1087" alt="" style="position:absolute" from="0,4" to="10683,4" strokeweight=".14042mm"/>
            <w10:anchorlock/>
          </v:group>
        </w:pict>
      </w:r>
    </w:p>
    <w:p w14:paraId="3D10F8B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--output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bed</w:t>
      </w:r>
      <w:r>
        <w:rPr>
          <w:rFonts w:ascii="Courier New"/>
          <w:w w:val="95"/>
        </w:rPr>
        <w:tab/>
      </w:r>
      <w:r>
        <w:t xml:space="preserve">Include option to output BED files </w:t>
      </w:r>
      <w:r>
        <w:rPr>
          <w:spacing w:val="-3"/>
        </w:rPr>
        <w:t xml:space="preserve">for </w:t>
      </w:r>
      <w:r>
        <w:t>each aligned</w:t>
      </w:r>
      <w:r>
        <w:rPr>
          <w:spacing w:val="-12"/>
        </w:rPr>
        <w:t xml:space="preserve"> </w:t>
      </w:r>
      <w:r>
        <w:t>file</w:t>
      </w:r>
    </w:p>
    <w:p w14:paraId="4F228907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4B0B2BDE">
          <v:group id="_x0000_s1084" alt="" style="width:534.15pt;height:.4pt;mso-position-horizontal-relative:char;mso-position-vertical-relative:line" coordsize="10683,8">
            <v:line id="_x0000_s1085" alt="" style="position:absolute" from="0,4" to="10683,4" strokeweight=".14042mm"/>
            <w10:anchorlock/>
          </v:group>
        </w:pict>
      </w:r>
    </w:p>
    <w:p w14:paraId="7AEFB7BE" w14:textId="77777777" w:rsidR="00506873" w:rsidRDefault="00A534A6">
      <w:pPr>
        <w:pStyle w:val="BodyText"/>
        <w:tabs>
          <w:tab w:val="left" w:pos="3313"/>
        </w:tabs>
        <w:ind w:left="239"/>
      </w:pPr>
      <w:r>
        <w:pict w14:anchorId="39BEC9A8">
          <v:line id="_x0000_s1083" alt="" style="position:absolute;left:0;text-align:left;z-index:251627008;mso-wrap-edited:f;mso-width-percent:0;mso-height-percent:0;mso-position-horizontal-relative:page;mso-width-percent:0;mso-height-percent:0" from="36pt,14.6pt" to="570.15pt,14.6pt" strokeweight=".14042mm">
            <w10:wrap anchorx="page"/>
          </v:line>
        </w:pict>
      </w:r>
      <w:r w:rsidR="00066E17">
        <w:rPr>
          <w:rFonts w:ascii="Courier New"/>
          <w:w w:val="90"/>
        </w:rPr>
        <w:t>--output</w:t>
      </w:r>
      <w:r w:rsidR="00066E17">
        <w:rPr>
          <w:rFonts w:ascii="Courier New"/>
          <w:spacing w:val="-59"/>
          <w:w w:val="90"/>
        </w:rPr>
        <w:t xml:space="preserve"> </w:t>
      </w:r>
      <w:r w:rsidR="00066E17">
        <w:rPr>
          <w:rFonts w:ascii="Courier New"/>
          <w:w w:val="90"/>
        </w:rPr>
        <w:t>bigwig</w:t>
      </w:r>
      <w:r w:rsidR="00066E17">
        <w:rPr>
          <w:rFonts w:ascii="Courier New"/>
          <w:w w:val="90"/>
        </w:rPr>
        <w:tab/>
      </w:r>
      <w:r w:rsidR="00066E17">
        <w:t xml:space="preserve">Include flag to output bigwig files </w:t>
      </w:r>
      <w:r w:rsidR="00066E17">
        <w:rPr>
          <w:spacing w:val="-3"/>
        </w:rPr>
        <w:t xml:space="preserve">for </w:t>
      </w:r>
      <w:r w:rsidR="00066E17">
        <w:t>each aligned</w:t>
      </w:r>
      <w:r w:rsidR="00066E17">
        <w:rPr>
          <w:spacing w:val="-11"/>
        </w:rPr>
        <w:t xml:space="preserve"> </w:t>
      </w:r>
      <w:r w:rsidR="00066E17">
        <w:t>file</w:t>
      </w:r>
    </w:p>
    <w:p w14:paraId="5968EAEF" w14:textId="77777777" w:rsidR="00506873" w:rsidRDefault="00506873">
      <w:p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2909B6DB" w14:textId="77777777" w:rsidR="00506873" w:rsidRDefault="00066E17"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 w14:paraId="74B8B5D7" w14:textId="77777777" w:rsidR="00506873" w:rsidRDefault="00A534A6">
      <w:pPr>
        <w:pStyle w:val="BodyText"/>
        <w:spacing w:before="22"/>
        <w:ind w:left="239"/>
        <w:rPr>
          <w:rFonts w:ascii="Courier New"/>
        </w:rPr>
      </w:pPr>
      <w:r>
        <w:pict w14:anchorId="32968ED5">
          <v:line id="_x0000_s1082" alt="" style="position:absolute;left:0;text-align:left;z-index:-251674112;mso-wrap-edited:f;mso-width-percent:0;mso-height-percent:0;mso-position-horizontal-relative:page;mso-width-percent:0;mso-height-percent:0" from="134.3pt,10.05pt" to="137.75pt,10.05pt" strokeweight=".14042mm">
            <w10:wrap anchorx="page"/>
          </v:line>
        </w:pict>
      </w:r>
      <w:r w:rsidR="00066E17">
        <w:rPr>
          <w:rFonts w:ascii="Courier New"/>
          <w:w w:val="85"/>
        </w:rPr>
        <w:t>--quantification method</w:t>
      </w:r>
    </w:p>
    <w:p w14:paraId="6D24E17A" w14:textId="77777777" w:rsidR="00506873" w:rsidRDefault="00066E17">
      <w:pPr>
        <w:pStyle w:val="BodyText"/>
        <w:spacing w:before="6"/>
        <w:ind w:left="239"/>
      </w:pPr>
      <w:r>
        <w:br w:type="column"/>
      </w:r>
      <w:r>
        <w:t>Specify quantification method (default: HTSeq-count (</w:t>
      </w:r>
      <w:r>
        <w:rPr>
          <w:i/>
        </w:rPr>
        <w:t>10</w:t>
      </w:r>
      <w:r>
        <w:t>))</w:t>
      </w:r>
    </w:p>
    <w:p w14:paraId="3AEB0692" w14:textId="77777777" w:rsidR="00506873" w:rsidRDefault="00506873">
      <w:pPr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2883" w:space="191"/>
            <w:col w:w="8566"/>
          </w:cols>
        </w:sectPr>
      </w:pPr>
    </w:p>
    <w:p w14:paraId="6567F59D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3A46DC84">
          <v:group id="_x0000_s1080" alt="" style="width:534.15pt;height:.4pt;mso-position-horizontal-relative:char;mso-position-vertical-relative:line" coordsize="10683,8">
            <v:line id="_x0000_s1081" alt="" style="position:absolute" from="0,4" to="10683,4" strokeweight=".14042mm"/>
            <w10:anchorlock/>
          </v:group>
        </w:pict>
      </w:r>
    </w:p>
    <w:p w14:paraId="60467B6C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 w:hAnsi="Courier New"/>
          <w:w w:val="95"/>
        </w:rPr>
        <w:t>--method</w:t>
      </w:r>
      <w:r>
        <w:rPr>
          <w:rFonts w:ascii="Courier New" w:hAnsi="Courier New"/>
          <w:w w:val="95"/>
        </w:rPr>
        <w:tab/>
      </w:r>
      <w:r>
        <w:t>Normalization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(options:</w:t>
      </w:r>
      <w:r>
        <w:rPr>
          <w:spacing w:val="5"/>
        </w:rPr>
        <w:t xml:space="preserve"> </w:t>
      </w:r>
      <w:r>
        <w:t>“RPM”,</w:t>
      </w:r>
      <w:r>
        <w:rPr>
          <w:spacing w:val="-8"/>
        </w:rPr>
        <w:t xml:space="preserve"> </w:t>
      </w:r>
      <w:r>
        <w:t>“TPM”,</w:t>
      </w:r>
      <w:r>
        <w:rPr>
          <w:spacing w:val="-7"/>
        </w:rPr>
        <w:t xml:space="preserve"> </w:t>
      </w:r>
      <w:r>
        <w:t>“RPKM”,</w:t>
      </w:r>
      <w:r>
        <w:rPr>
          <w:spacing w:val="-8"/>
        </w:rPr>
        <w:t xml:space="preserve"> </w:t>
      </w:r>
      <w:r>
        <w:t>“FPKM”)</w:t>
      </w:r>
    </w:p>
    <w:p w14:paraId="0AF9D3F3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4184A93A">
          <v:group id="_x0000_s1078" alt="" style="width:534.15pt;height:.4pt;mso-position-horizontal-relative:char;mso-position-vertical-relative:line" coordsize="10683,8">
            <v:line id="_x0000_s1079" alt="" style="position:absolute" from="0,4" to="10683,4" strokeweight=".14042mm"/>
            <w10:anchorlock/>
          </v:group>
        </w:pict>
      </w:r>
    </w:p>
    <w:p w14:paraId="2D44D277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--batch</w:t>
      </w:r>
      <w:r>
        <w:rPr>
          <w:rFonts w:ascii="Courier New"/>
          <w:w w:val="95"/>
        </w:rPr>
        <w:tab/>
      </w:r>
      <w:r>
        <w:t>Include</w:t>
      </w:r>
      <w:r>
        <w:rPr>
          <w:spacing w:val="-8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filename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dataframe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normalization</w:t>
      </w:r>
      <w:r>
        <w:rPr>
          <w:spacing w:val="-7"/>
        </w:rPr>
        <w:t xml:space="preserve"> </w:t>
      </w:r>
      <w:r>
        <w:t>parameters</w:t>
      </w:r>
    </w:p>
    <w:p w14:paraId="444AFA1E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1CC01007">
          <v:group id="_x0000_s1076" alt="" style="width:534.15pt;height:.4pt;mso-position-horizontal-relative:char;mso-position-vertical-relative:line" coordsize="10683,8">
            <v:line id="_x0000_s1077" alt="" style="position:absolute" from="0,4" to="10683,4" strokeweight=".14042mm"/>
            <w10:anchorlock/>
          </v:group>
        </w:pict>
      </w:r>
    </w:p>
    <w:p w14:paraId="0B6A3767" w14:textId="77777777" w:rsidR="00506873" w:rsidRDefault="00A534A6">
      <w:pPr>
        <w:pStyle w:val="BodyText"/>
        <w:tabs>
          <w:tab w:val="left" w:pos="3313"/>
        </w:tabs>
        <w:ind w:left="3313" w:right="954" w:hanging="3074"/>
      </w:pPr>
      <w:r>
        <w:pict w14:anchorId="0614DA3A">
          <v:line id="_x0000_s1075" alt="" style="position:absolute;left:0;text-align:left;z-index:-251658752;mso-wrap-edited:f;mso-width-percent:0;mso-height-percent:0;mso-wrap-distance-left:0;mso-wrap-distance-right:0;mso-position-horizontal-relative:page;mso-width-percent:0;mso-height-percent:0" from="36pt,28.15pt" to="570.15pt,28.15pt" strokeweight=".14042mm">
            <w10:wrap type="topAndBottom" anchorx="page"/>
          </v:line>
        </w:pict>
      </w:r>
      <w:r w:rsidR="00066E17">
        <w:rPr>
          <w:rFonts w:ascii="Courier New"/>
          <w:w w:val="90"/>
        </w:rPr>
        <w:t>--sjdbOverhang</w:t>
      </w:r>
      <w:r w:rsidR="00066E17">
        <w:rPr>
          <w:rFonts w:ascii="Courier New"/>
          <w:w w:val="90"/>
        </w:rPr>
        <w:tab/>
      </w:r>
      <w:r w:rsidR="00066E17">
        <w:t>Sequencing</w:t>
      </w:r>
      <w:r w:rsidR="00066E17">
        <w:rPr>
          <w:spacing w:val="-17"/>
        </w:rPr>
        <w:t xml:space="preserve"> </w:t>
      </w:r>
      <w:r w:rsidR="00066E17">
        <w:t>platform</w:t>
      </w:r>
      <w:r w:rsidR="00066E17">
        <w:rPr>
          <w:spacing w:val="-17"/>
        </w:rPr>
        <w:t xml:space="preserve"> </w:t>
      </w:r>
      <w:r w:rsidR="00066E17">
        <w:t>read-length</w:t>
      </w:r>
      <w:r w:rsidR="00066E17">
        <w:rPr>
          <w:spacing w:val="-18"/>
        </w:rPr>
        <w:t xml:space="preserve"> </w:t>
      </w:r>
      <w:r w:rsidR="00066E17">
        <w:rPr>
          <w:spacing w:val="-3"/>
        </w:rPr>
        <w:t>for</w:t>
      </w:r>
      <w:r w:rsidR="00066E17">
        <w:rPr>
          <w:spacing w:val="-17"/>
        </w:rPr>
        <w:t xml:space="preserve"> </w:t>
      </w:r>
      <w:r w:rsidR="00066E17">
        <w:t>constructing</w:t>
      </w:r>
      <w:r w:rsidR="00066E17">
        <w:rPr>
          <w:spacing w:val="-16"/>
        </w:rPr>
        <w:t xml:space="preserve"> </w:t>
      </w:r>
      <w:r w:rsidR="00066E17">
        <w:t>splice-aware</w:t>
      </w:r>
      <w:r w:rsidR="00066E17">
        <w:rPr>
          <w:spacing w:val="-17"/>
        </w:rPr>
        <w:t xml:space="preserve"> </w:t>
      </w:r>
      <w:r w:rsidR="00066E17">
        <w:t>reference</w:t>
      </w:r>
      <w:r w:rsidR="00066E17">
        <w:rPr>
          <w:spacing w:val="-17"/>
        </w:rPr>
        <w:t xml:space="preserve"> </w:t>
      </w:r>
      <w:r w:rsidR="00066E17">
        <w:rPr>
          <w:spacing w:val="-3"/>
        </w:rPr>
        <w:t xml:space="preserve">pre- </w:t>
      </w:r>
      <w:r w:rsidR="00066E17">
        <w:t xml:space="preserve">viously (see </w:t>
      </w:r>
      <w:r w:rsidR="00066E17">
        <w:rPr>
          <w:spacing w:val="-7"/>
        </w:rPr>
        <w:t xml:space="preserve">STAR </w:t>
      </w:r>
      <w:r w:rsidR="00066E17">
        <w:t xml:space="preserve">documentation </w:t>
      </w:r>
      <w:r w:rsidR="00066E17">
        <w:rPr>
          <w:spacing w:val="-3"/>
        </w:rPr>
        <w:t xml:space="preserve">for </w:t>
      </w:r>
      <w:r w:rsidR="00066E17">
        <w:t>more</w:t>
      </w:r>
      <w:r w:rsidR="00066E17">
        <w:rPr>
          <w:spacing w:val="-3"/>
        </w:rPr>
        <w:t xml:space="preserve"> </w:t>
      </w:r>
      <w:r w:rsidR="00066E17">
        <w:t>information)</w:t>
      </w:r>
    </w:p>
    <w:p w14:paraId="04DC307B" w14:textId="77777777" w:rsidR="00506873" w:rsidRDefault="00066E17">
      <w:pPr>
        <w:pStyle w:val="BodyText"/>
        <w:tabs>
          <w:tab w:val="left" w:pos="3313"/>
        </w:tabs>
        <w:spacing w:after="33"/>
        <w:ind w:left="3313" w:right="954" w:hanging="3074"/>
      </w:pPr>
      <w:r>
        <w:rPr>
          <w:rFonts w:ascii="Courier New"/>
          <w:w w:val="90"/>
        </w:rPr>
        <w:t>--mismatchRatio</w:t>
      </w:r>
      <w:r>
        <w:rPr>
          <w:rFonts w:ascii="Courier New"/>
          <w:w w:val="90"/>
        </w:rPr>
        <w:tab/>
      </w:r>
      <w:r>
        <w:t xml:space="preserve">Alignment ratio of mismatches to mapped length is less than this value (see </w:t>
      </w:r>
      <w:r>
        <w:rPr>
          <w:spacing w:val="-7"/>
        </w:rPr>
        <w:t xml:space="preserve">STAR </w:t>
      </w:r>
      <w:r>
        <w:t xml:space="preserve">documentation </w:t>
      </w:r>
      <w:r>
        <w:rPr>
          <w:spacing w:val="-3"/>
        </w:rPr>
        <w:t xml:space="preserve">for </w:t>
      </w:r>
      <w:r>
        <w:t>more</w:t>
      </w:r>
      <w:r>
        <w:rPr>
          <w:spacing w:val="3"/>
        </w:rPr>
        <w:t xml:space="preserve"> </w:t>
      </w:r>
      <w:r>
        <w:t>information)</w:t>
      </w:r>
    </w:p>
    <w:p w14:paraId="0E3C8BCB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2EB284CC">
          <v:group id="_x0000_s1073" alt="" style="width:534.15pt;height:.4pt;mso-position-horizontal-relative:char;mso-position-vertical-relative:line" coordsize="10683,8">
            <v:line id="_x0000_s1074" alt="" style="position:absolute" from="0,4" to="10683,4" strokeweight=".14042mm"/>
            <w10:anchorlock/>
          </v:group>
        </w:pict>
      </w:r>
    </w:p>
    <w:p w14:paraId="43CBAB8F" w14:textId="77777777" w:rsidR="00506873" w:rsidRDefault="00A534A6">
      <w:pPr>
        <w:pStyle w:val="BodyText"/>
        <w:spacing w:line="247" w:lineRule="auto"/>
        <w:ind w:left="3313" w:right="954" w:hanging="3074"/>
        <w:jc w:val="both"/>
      </w:pPr>
      <w:r>
        <w:pict w14:anchorId="547C4381">
          <v:line id="_x0000_s1072" alt="" style="position:absolute;left:0;text-align:left;z-index:-251657728;mso-wrap-edited:f;mso-width-percent:0;mso-height-percent:0;mso-wrap-distance-left:0;mso-wrap-distance-right:0;mso-position-horizontal-relative:page;mso-width-percent:0;mso-height-percent:0" from="36pt,41.7pt" to="570.15pt,41.7pt" strokeweight=".14042mm">
            <w10:wrap type="topAndBottom" anchorx="page"/>
          </v:line>
        </w:pict>
      </w:r>
      <w:r w:rsidR="00066E17">
        <w:rPr>
          <w:rFonts w:ascii="Courier New"/>
        </w:rPr>
        <w:t xml:space="preserve">--seedSearchStartLmax </w:t>
      </w:r>
      <w:r w:rsidR="00066E17">
        <w:t xml:space="preserve">Adjusting this parameter </w:t>
      </w:r>
      <w:r w:rsidR="00066E17">
        <w:rPr>
          <w:spacing w:val="-3"/>
        </w:rPr>
        <w:t xml:space="preserve">by </w:t>
      </w:r>
      <w:r w:rsidR="00066E17">
        <w:t xml:space="preserve">providing a lower number will improve mapping sensitivity (recommended value = 15 </w:t>
      </w:r>
      <w:r w:rsidR="00066E17">
        <w:rPr>
          <w:spacing w:val="-3"/>
        </w:rPr>
        <w:t xml:space="preserve">for </w:t>
      </w:r>
      <w:r w:rsidR="00066E17">
        <w:t xml:space="preserve">reads 25 nts) (see </w:t>
      </w:r>
      <w:r w:rsidR="00066E17">
        <w:rPr>
          <w:spacing w:val="-7"/>
        </w:rPr>
        <w:t xml:space="preserve">STAR </w:t>
      </w:r>
      <w:r w:rsidR="00066E17">
        <w:t xml:space="preserve">documen- tation </w:t>
      </w:r>
      <w:r w:rsidR="00066E17">
        <w:rPr>
          <w:spacing w:val="-3"/>
        </w:rPr>
        <w:t xml:space="preserve">for </w:t>
      </w:r>
      <w:r w:rsidR="00066E17">
        <w:t>more information)</w:t>
      </w:r>
    </w:p>
    <w:p w14:paraId="77816B5B" w14:textId="77777777" w:rsidR="00506873" w:rsidRDefault="00066E17">
      <w:pPr>
        <w:pStyle w:val="BodyText"/>
        <w:tabs>
          <w:tab w:val="left" w:pos="3313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 xml:space="preserve"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processors</w:t>
      </w:r>
      <w:r>
        <w:rPr>
          <w:rFonts w:ascii="Courier New"/>
          <w:w w:val="95"/>
        </w:rPr>
        <w:tab/>
      </w:r>
      <w:r>
        <w:t xml:space="preserve">Number of max processors to use </w:t>
      </w:r>
      <w:r>
        <w:rPr>
          <w:spacing w:val="-3"/>
        </w:rPr>
        <w:t xml:space="preserve">for </w:t>
      </w:r>
      <w:r>
        <w:t>tasks (default: No</w:t>
      </w:r>
      <w:r>
        <w:rPr>
          <w:spacing w:val="-3"/>
        </w:rPr>
        <w:t xml:space="preserve"> </w:t>
      </w:r>
      <w:r>
        <w:t>limit)</w:t>
      </w:r>
    </w:p>
    <w:p w14:paraId="3B007D2B" w14:textId="77777777" w:rsidR="00506873" w:rsidRDefault="00506873">
      <w:pPr>
        <w:pStyle w:val="BodyText"/>
        <w:rPr>
          <w:sz w:val="26"/>
        </w:rPr>
      </w:pPr>
    </w:p>
    <w:p w14:paraId="1CCE9EE2" w14:textId="77777777" w:rsidR="00506873" w:rsidRDefault="00A534A6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71"/>
        <w:ind w:hanging="703"/>
      </w:pPr>
      <w:r>
        <w:pict w14:anchorId="7A5429B2">
          <v:line id="_x0000_s1071" alt="" style="position:absolute;left:0;text-align:left;z-index:-251673088;mso-wrap-edited:f;mso-width-percent:0;mso-height-percent:0;mso-position-horizontal-relative:page;mso-width-percent:0;mso-height-percent:0" from="94.2pt,-18.5pt" to="97.65pt,-18.5pt" strokeweight=".14042mm">
            <w10:wrap anchorx="page"/>
          </v:line>
        </w:pict>
      </w:r>
      <w:r w:rsidR="00066E17">
        <w:t>Installation</w:t>
      </w:r>
    </w:p>
    <w:p w14:paraId="3DB209C9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722E3B02" w14:textId="77777777" w:rsidR="00506873" w:rsidRDefault="00066E17">
      <w:pPr>
        <w:pStyle w:val="BodyText"/>
        <w:spacing w:line="453" w:lineRule="auto"/>
        <w:ind w:left="120" w:right="628"/>
      </w:pPr>
      <w:r>
        <w:t xml:space="preserve">XPRESSpipe can be compiled from source (https://github.com/XPRESSyourself/XPRESSpipe) or a version- controlled Docker image </w:t>
      </w:r>
      <w:hyperlink r:id="rId13">
        <w:r>
          <w:t>(https://www</w:t>
        </w:r>
      </w:hyperlink>
      <w:r>
        <w:t>.docker</w:t>
      </w:r>
      <w:hyperlink r:id="rId14">
        <w:r>
          <w:t xml:space="preserve">.com/) </w:t>
        </w:r>
      </w:hyperlink>
      <w:r>
        <w:t>can be loaded using the following commands:</w:t>
      </w:r>
    </w:p>
    <w:p w14:paraId="729AB781" w14:textId="77777777" w:rsidR="00506873" w:rsidRDefault="00A534A6">
      <w:pPr>
        <w:spacing w:before="41"/>
        <w:ind w:left="3608" w:right="4205"/>
        <w:jc w:val="center"/>
        <w:rPr>
          <w:sz w:val="20"/>
        </w:rPr>
      </w:pPr>
      <w:r>
        <w:pict w14:anchorId="375E5907">
          <v:line id="_x0000_s1070" alt="" style="position:absolute;left:0;text-align:left;z-index:-251656704;mso-wrap-edited:f;mso-width-percent:0;mso-height-percent:0;mso-wrap-distance-left:0;mso-wrap-distance-right:0;mso-position-horizontal-relative:page;mso-width-percent:0;mso-height-percent:0" from="36pt,15.6pt" to="8in,15.6pt" strokeweight=".14042mm">
            <w10:wrap type="topAndBottom" anchorx="page"/>
          </v:line>
        </w:pict>
      </w:r>
      <w:r w:rsidR="00066E17">
        <w:rPr>
          <w:sz w:val="20"/>
        </w:rPr>
        <w:t>Listing 1: Source installation.</w:t>
      </w:r>
    </w:p>
    <w:p w14:paraId="347ED2C4" w14:textId="77777777" w:rsidR="00506873" w:rsidRDefault="00066E17">
      <w:pPr>
        <w:spacing w:before="31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 w14:paraId="00686945" w14:textId="77777777" w:rsidR="00506873" w:rsidRDefault="00066E17">
      <w:pPr>
        <w:spacing w:before="13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Courier New"/>
          <w:w w:val="95"/>
          <w:sz w:val="20"/>
        </w:rPr>
        <w:t>XPRESSpipe</w:t>
      </w:r>
    </w:p>
    <w:p w14:paraId="409B3B28" w14:textId="77777777" w:rsidR="00506873" w:rsidRDefault="00A534A6">
      <w:pPr>
        <w:spacing w:before="12"/>
        <w:ind w:left="120"/>
        <w:rPr>
          <w:rFonts w:ascii="Courier New"/>
          <w:sz w:val="20"/>
        </w:rPr>
      </w:pPr>
      <w:r>
        <w:pict w14:anchorId="160894AD">
          <v:line id="_x0000_s1069" alt="" style="position:absolute;left:0;text-align:left;z-index:-251655680;mso-wrap-edited:f;mso-width-percent:0;mso-height-percent:0;mso-wrap-distance-left:0;mso-wrap-distance-right:0;mso-position-horizontal-relative:page;mso-width-percent:0;mso-height-percent:0" from="36pt,15.7pt" to="8in,15.7pt" strokeweight=".14042mm">
            <w10:wrap type="topAndBottom" anchorx="page"/>
          </v:line>
        </w:pict>
      </w:r>
      <w:r w:rsidR="00066E17">
        <w:rPr>
          <w:rFonts w:ascii="Courier New"/>
          <w:w w:val="95"/>
          <w:sz w:val="20"/>
        </w:rPr>
        <w:t>$ python setup.py install</w:t>
      </w:r>
    </w:p>
    <w:p w14:paraId="1E394520" w14:textId="77777777" w:rsidR="00506873" w:rsidRDefault="00506873">
      <w:pPr>
        <w:pStyle w:val="BodyText"/>
        <w:spacing w:before="5"/>
        <w:rPr>
          <w:rFonts w:ascii="Courier New"/>
          <w:sz w:val="21"/>
        </w:rPr>
      </w:pPr>
    </w:p>
    <w:p w14:paraId="161DAB74" w14:textId="77777777" w:rsidR="00506873" w:rsidRDefault="00066E17">
      <w:pPr>
        <w:pStyle w:val="BodyText"/>
        <w:spacing w:before="102" w:line="453" w:lineRule="auto"/>
        <w:ind w:left="120" w:right="719"/>
        <w:jc w:val="both"/>
      </w:pPr>
      <w:r>
        <w:t xml:space="preserve">XPRESSpipe is built upon </w:t>
      </w:r>
      <w:r>
        <w:rPr>
          <w:spacing w:val="-3"/>
        </w:rPr>
        <w:t xml:space="preserve">several </w:t>
      </w:r>
      <w:r>
        <w:t xml:space="preserve">pre-established software packages required as dependencies. A full list can be found in the Methods. The source install will automatically check the user’s system </w:t>
      </w:r>
      <w:r>
        <w:rPr>
          <w:spacing w:val="-3"/>
        </w:rPr>
        <w:t xml:space="preserve">for </w:t>
      </w:r>
      <w:r>
        <w:t>Anaconda (</w:t>
      </w:r>
      <w:r>
        <w:rPr>
          <w:i/>
        </w:rPr>
        <w:t>11</w:t>
      </w:r>
      <w:r>
        <w:t xml:space="preserve">) and install required dependencies. If working on a compute cluster without administrative priveledges, Anaconda should be installed manually first before installing XPRESSpipe and associated dependencies. Anaconda </w:t>
      </w:r>
      <w:r>
        <w:rPr>
          <w:spacing w:val="-4"/>
        </w:rPr>
        <w:t xml:space="preserve">and </w:t>
      </w:r>
      <w:r>
        <w:t xml:space="preserve">XPRESSpipe should be directed to the user’s </w:t>
      </w:r>
      <w:r>
        <w:rPr>
          <w:rFonts w:ascii="Courier New" w:hAnsi="Courier New"/>
        </w:rPr>
        <w:t>.local</w:t>
      </w:r>
      <w:r>
        <w:rPr>
          <w:rFonts w:ascii="Courier New" w:hAnsi="Courier New"/>
          <w:spacing w:val="-109"/>
        </w:rPr>
        <w:t xml:space="preserve"> </w:t>
      </w:r>
      <w:r>
        <w:t>directory, as follows:</w:t>
      </w:r>
    </w:p>
    <w:p w14:paraId="0B4737EB" w14:textId="77777777" w:rsidR="00506873" w:rsidRDefault="00A534A6">
      <w:pPr>
        <w:spacing w:before="22"/>
        <w:ind w:left="3316"/>
        <w:rPr>
          <w:sz w:val="20"/>
        </w:rPr>
      </w:pPr>
      <w:r>
        <w:pict w14:anchorId="31735251">
          <v:line id="_x0000_s1068" alt="" style="position:absolute;left:0;text-align:left;z-index:-251654656;mso-wrap-edited:f;mso-width-percent:0;mso-height-percent:0;mso-wrap-distance-left:0;mso-wrap-distance-right:0;mso-position-horizontal-relative:page;mso-width-percent:0;mso-height-percent:0" from="36pt,14.65pt" to="8in,14.65pt" strokeweight=".14042mm">
            <w10:wrap type="topAndBottom" anchorx="page"/>
          </v:line>
        </w:pict>
      </w:r>
      <w:r w:rsidR="00066E17">
        <w:rPr>
          <w:sz w:val="20"/>
        </w:rPr>
        <w:t>Listing 2: Anaconda installation on compute node.</w:t>
      </w:r>
    </w:p>
    <w:p w14:paraId="4638DD61" w14:textId="77777777" w:rsidR="00506873" w:rsidRDefault="00066E17">
      <w:pPr>
        <w:spacing w:before="31"/>
        <w:ind w:left="12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 w14:paraId="0E91B61F" w14:textId="77777777" w:rsidR="00506873" w:rsidRDefault="00066E17">
      <w:pPr>
        <w:spacing w:before="13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Courier New"/>
          <w:w w:val="95"/>
          <w:sz w:val="20"/>
        </w:rPr>
        <w:t>$HOME</w:t>
      </w:r>
    </w:p>
    <w:p w14:paraId="07047B9D" w14:textId="77777777" w:rsidR="00506873" w:rsidRDefault="00066E17">
      <w:pPr>
        <w:spacing w:before="12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module purge</w:t>
      </w:r>
    </w:p>
    <w:p w14:paraId="5206D9ED" w14:textId="77777777" w:rsidR="00506873" w:rsidRDefault="00506873">
      <w:pPr>
        <w:pStyle w:val="BodyText"/>
        <w:spacing w:before="3"/>
        <w:rPr>
          <w:rFonts w:ascii="Courier New"/>
        </w:rPr>
      </w:pPr>
    </w:p>
    <w:p w14:paraId="6BE33329" w14:textId="77777777" w:rsidR="00506873" w:rsidRDefault="00066E17">
      <w:pPr>
        <w:ind w:left="12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anaconda3 distribution and make executable</w:t>
      </w:r>
    </w:p>
    <w:p w14:paraId="062E927A" w14:textId="77777777" w:rsidR="00506873" w:rsidRDefault="00066E17">
      <w:pPr>
        <w:spacing w:before="12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curl -O</w:t>
      </w:r>
      <w:r>
        <w:rPr>
          <w:rFonts w:ascii="Courier New"/>
          <w:spacing w:val="-84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https://repo.anaconda.com/archive/Anaconda3-5.3.0-Linux-x86_64.sh</w:t>
      </w:r>
    </w:p>
    <w:p w14:paraId="43B5F90F" w14:textId="77777777" w:rsidR="00506873" w:rsidRDefault="00066E17">
      <w:pPr>
        <w:spacing w:before="13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chmod 700 Anaconda3-5.3.0-Linux-x86_64.sh</w:t>
      </w:r>
    </w:p>
    <w:p w14:paraId="37208AC4" w14:textId="77777777" w:rsidR="00506873" w:rsidRDefault="00506873">
      <w:pPr>
        <w:pStyle w:val="BodyText"/>
        <w:spacing w:before="2"/>
        <w:rPr>
          <w:rFonts w:ascii="Courier New"/>
        </w:rPr>
      </w:pPr>
    </w:p>
    <w:p w14:paraId="767864A1" w14:textId="77777777" w:rsidR="00506873" w:rsidRDefault="00066E17">
      <w:pPr>
        <w:spacing w:line="254" w:lineRule="auto"/>
        <w:ind w:left="518" w:right="104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 w14:paraId="03B9761E" w14:textId="77777777" w:rsidR="00506873" w:rsidRDefault="00506873">
      <w:pPr>
        <w:spacing w:line="254" w:lineRule="auto"/>
        <w:rPr>
          <w:rFonts w:ascii="Courier New"/>
          <w:sz w:val="20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7CF519A9" w14:textId="77777777" w:rsidR="00506873" w:rsidRDefault="00066E17">
      <w:pPr>
        <w:spacing w:before="72"/>
        <w:ind w:left="120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lastRenderedPageBreak/>
        <w:t xml:space="preserve">export </w:t>
      </w:r>
      <w:r>
        <w:rPr>
          <w:rFonts w:ascii="Courier New"/>
          <w:w w:val="95"/>
          <w:sz w:val="20"/>
        </w:rPr>
        <w:t>INSTALL_DIR=$HOME/softwares/anaconda3/5.3.0</w:t>
      </w:r>
    </w:p>
    <w:p w14:paraId="61E67482" w14:textId="77777777" w:rsidR="00506873" w:rsidRDefault="00A534A6">
      <w:pPr>
        <w:spacing w:before="13"/>
        <w:ind w:left="120"/>
        <w:rPr>
          <w:rFonts w:ascii="Courier New"/>
          <w:sz w:val="20"/>
        </w:rPr>
      </w:pPr>
      <w:r>
        <w:pict w14:anchorId="5D69BE99">
          <v:line id="_x0000_s1067" alt="" style="position:absolute;left:0;text-align:left;z-index:-251653632;mso-wrap-edited:f;mso-width-percent:0;mso-height-percent:0;mso-wrap-distance-left:0;mso-wrap-distance-right:0;mso-position-horizontal-relative:page;mso-width-percent:0;mso-height-percent:0" from="36pt,15.75pt" to="8in,15.75pt" strokeweight=".14042mm">
            <w10:wrap type="topAndBottom" anchorx="page"/>
          </v:line>
        </w:pict>
      </w:r>
      <w:r w:rsidR="00066E17">
        <w:rPr>
          <w:rFonts w:ascii="Courier New"/>
          <w:w w:val="95"/>
          <w:sz w:val="20"/>
        </w:rPr>
        <w:t>./Anaconda3-5.3.0-Linux-x86_64.sh -b -p $INSTALL_DIR</w:t>
      </w:r>
      <w:r w:rsidR="00066E17">
        <w:rPr>
          <w:rFonts w:ascii="Courier New"/>
          <w:spacing w:val="-73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-s</w:t>
      </w:r>
    </w:p>
    <w:p w14:paraId="611092D7" w14:textId="77777777" w:rsidR="00506873" w:rsidRDefault="00506873">
      <w:pPr>
        <w:pStyle w:val="BodyText"/>
        <w:spacing w:before="1"/>
        <w:rPr>
          <w:rFonts w:ascii="Courier New"/>
          <w:sz w:val="25"/>
        </w:rPr>
      </w:pPr>
    </w:p>
    <w:p w14:paraId="53DE265C" w14:textId="77777777" w:rsidR="00506873" w:rsidRDefault="00A534A6">
      <w:pPr>
        <w:spacing w:before="102"/>
        <w:ind w:left="3449"/>
        <w:rPr>
          <w:sz w:val="20"/>
        </w:rPr>
      </w:pPr>
      <w:r>
        <w:pict w14:anchorId="4C8ABAF6">
          <v:line id="_x0000_s1066" alt="" style="position:absolute;left:0;text-align:left;z-index:-251652608;mso-wrap-edited:f;mso-width-percent:0;mso-height-percent:0;mso-wrap-distance-left:0;mso-wrap-distance-right:0;mso-position-horizontal-relative:page;mso-width-percent:0;mso-height-percent:0" from="36pt,18.65pt" to="8in,18.65pt" strokeweight=".14042mm">
            <w10:wrap type="topAndBottom" anchorx="page"/>
          </v:line>
        </w:pict>
      </w:r>
      <w:r w:rsidR="00066E17">
        <w:rPr>
          <w:sz w:val="20"/>
        </w:rPr>
        <w:t>Listing 3: Source installation on compute node.</w:t>
      </w:r>
    </w:p>
    <w:p w14:paraId="0C72729D" w14:textId="77777777" w:rsidR="00506873" w:rsidRDefault="00066E17">
      <w:pPr>
        <w:spacing w:before="31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 w14:paraId="1DA3A6B0" w14:textId="77777777" w:rsidR="00506873" w:rsidRDefault="00066E17">
      <w:pPr>
        <w:spacing w:before="13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Courier New"/>
          <w:w w:val="95"/>
          <w:sz w:val="20"/>
        </w:rPr>
        <w:t>XPRESSpipe</w:t>
      </w:r>
    </w:p>
    <w:p w14:paraId="2A3E6383" w14:textId="77777777" w:rsidR="00506873" w:rsidRDefault="00A534A6">
      <w:pPr>
        <w:spacing w:before="12"/>
        <w:ind w:left="120"/>
        <w:rPr>
          <w:rFonts w:ascii="Courier New"/>
          <w:sz w:val="20"/>
        </w:rPr>
      </w:pPr>
      <w:r>
        <w:pict w14:anchorId="024CCD43">
          <v:line id="_x0000_s1065" alt="" style="position:absolute;left:0;text-align:left;z-index:-251651584;mso-wrap-edited:f;mso-width-percent:0;mso-height-percent:0;mso-wrap-distance-left:0;mso-wrap-distance-right:0;mso-position-horizontal-relative:page;mso-width-percent:0;mso-height-percent:0" from="36pt,15.7pt" to="8in,15.7pt" strokeweight=".14042mm">
            <w10:wrap type="topAndBottom" anchorx="page"/>
          </v:line>
        </w:pict>
      </w:r>
      <w:r w:rsidR="00066E17">
        <w:rPr>
          <w:rFonts w:ascii="Courier New"/>
          <w:w w:val="95"/>
          <w:sz w:val="20"/>
        </w:rPr>
        <w:t>$ python setup.py install --prefix</w:t>
      </w:r>
      <w:r w:rsidR="00066E17">
        <w:rPr>
          <w:rFonts w:ascii="Courier New"/>
          <w:spacing w:val="-79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~/.</w:t>
      </w:r>
      <w:r w:rsidR="00066E17">
        <w:rPr>
          <w:rFonts w:ascii="Courier New"/>
          <w:color w:val="0000FF"/>
          <w:w w:val="95"/>
          <w:sz w:val="20"/>
        </w:rPr>
        <w:t>local</w:t>
      </w:r>
      <w:r w:rsidR="00066E17">
        <w:rPr>
          <w:rFonts w:ascii="Courier New"/>
          <w:w w:val="95"/>
          <w:sz w:val="20"/>
        </w:rPr>
        <w:t>/bin</w:t>
      </w:r>
    </w:p>
    <w:p w14:paraId="367C6D8F" w14:textId="77777777" w:rsidR="00506873" w:rsidRDefault="00506873">
      <w:pPr>
        <w:pStyle w:val="BodyText"/>
        <w:spacing w:before="5"/>
        <w:rPr>
          <w:rFonts w:ascii="Courier New"/>
          <w:sz w:val="21"/>
        </w:rPr>
      </w:pPr>
    </w:p>
    <w:p w14:paraId="5E83E00A" w14:textId="77777777" w:rsidR="00506873" w:rsidRDefault="00066E17">
      <w:pPr>
        <w:pStyle w:val="BodyText"/>
        <w:spacing w:before="102"/>
        <w:ind w:left="120"/>
      </w:pPr>
      <w:r>
        <w:t>Docker images come with these dependencies pre-installed and can be accessed as follows:</w:t>
      </w:r>
    </w:p>
    <w:p w14:paraId="0436B85A" w14:textId="77777777" w:rsidR="00506873" w:rsidRDefault="00506873">
      <w:pPr>
        <w:pStyle w:val="BodyText"/>
        <w:spacing w:before="2"/>
        <w:rPr>
          <w:sz w:val="23"/>
        </w:rPr>
      </w:pPr>
    </w:p>
    <w:p w14:paraId="424B0A92" w14:textId="77777777" w:rsidR="00506873" w:rsidRDefault="00A534A6">
      <w:pPr>
        <w:ind w:left="3608" w:right="4205"/>
        <w:jc w:val="center"/>
        <w:rPr>
          <w:sz w:val="20"/>
        </w:rPr>
      </w:pPr>
      <w:r>
        <w:pict w14:anchorId="657D7A6F">
          <v:line id="_x0000_s1064" alt="" style="position:absolute;left:0;text-align:left;z-index:-251650560;mso-wrap-edited:f;mso-width-percent:0;mso-height-percent:0;mso-wrap-distance-left:0;mso-wrap-distance-right:0;mso-position-horizontal-relative:page;mso-width-percent:0;mso-height-percent:0" from="36pt,13.55pt" to="8in,13.55pt" strokeweight=".14042mm">
            <w10:wrap type="topAndBottom" anchorx="page"/>
          </v:line>
        </w:pict>
      </w:r>
      <w:r w:rsidR="00066E17">
        <w:rPr>
          <w:sz w:val="20"/>
        </w:rPr>
        <w:t>Listing 4: Docker installation</w:t>
      </w:r>
    </w:p>
    <w:p w14:paraId="53E14D84" w14:textId="77777777" w:rsidR="00506873" w:rsidRDefault="00066E17">
      <w:pPr>
        <w:spacing w:before="31" w:after="72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docker image pull</w:t>
      </w:r>
      <w:r>
        <w:rPr>
          <w:rFonts w:ascii="Courier New"/>
          <w:spacing w:val="-6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jordanberg/xpresspipe:latest</w:t>
      </w:r>
    </w:p>
    <w:p w14:paraId="0567AFED" w14:textId="77777777" w:rsidR="00506873" w:rsidRDefault="00A534A6">
      <w:pPr>
        <w:pStyle w:val="BodyText"/>
        <w:spacing w:line="20" w:lineRule="exact"/>
        <w:ind w:left="116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38DED37B">
          <v:group id="_x0000_s1062" alt="" style="width:540pt;height:.4pt;mso-position-horizontal-relative:char;mso-position-vertical-relative:line" coordsize="10800,8">
            <v:line id="_x0000_s1063" alt="" style="position:absolute" from="0,4" to="10800,4" strokeweight=".14042mm"/>
            <w10:anchorlock/>
          </v:group>
        </w:pict>
      </w:r>
    </w:p>
    <w:p w14:paraId="75D4CAF2" w14:textId="77777777" w:rsidR="00506873" w:rsidRDefault="00506873">
      <w:pPr>
        <w:pStyle w:val="BodyText"/>
        <w:rPr>
          <w:rFonts w:ascii="Courier New"/>
          <w:sz w:val="20"/>
        </w:rPr>
      </w:pPr>
    </w:p>
    <w:p w14:paraId="7F7A9A6D" w14:textId="77777777" w:rsidR="00506873" w:rsidRDefault="00506873">
      <w:pPr>
        <w:pStyle w:val="BodyText"/>
        <w:spacing w:before="5"/>
        <w:rPr>
          <w:rFonts w:ascii="Courier New"/>
          <w:sz w:val="17"/>
        </w:rPr>
      </w:pPr>
    </w:p>
    <w:p w14:paraId="1D8332D3" w14:textId="77777777" w:rsidR="00506873" w:rsidRDefault="00066E1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01"/>
        <w:ind w:hanging="703"/>
      </w:pPr>
      <w:r>
        <w:t>Inputs</w:t>
      </w:r>
    </w:p>
    <w:p w14:paraId="4D41796E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63DC5450" w14:textId="77777777" w:rsidR="00506873" w:rsidRDefault="00066E17">
      <w:pPr>
        <w:pStyle w:val="BodyText"/>
        <w:spacing w:line="436" w:lineRule="auto"/>
        <w:ind w:left="120" w:right="717"/>
        <w:jc w:val="both"/>
      </w:pPr>
      <w:r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t>entering</w:t>
      </w:r>
      <w:r>
        <w:rPr>
          <w:spacing w:val="-9"/>
        </w:rPr>
        <w:t xml:space="preserve"> </w:t>
      </w:r>
      <w:r>
        <w:rPr>
          <w:rFonts w:ascii="Courier New"/>
        </w:rPr>
        <w:t>xpresspipe</w:t>
      </w:r>
      <w:r>
        <w:rPr>
          <w:rFonts w:ascii="Courier New"/>
          <w:spacing w:val="-78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 xml:space="preserve"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 xml:space="preserve"> </w:t>
      </w:r>
      <w:r>
        <w:rPr>
          <w:rFonts w:ascii="Courier New"/>
        </w:rPr>
        <w:t>--help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4"/>
        </w:rPr>
        <w:t xml:space="preserve">few </w:t>
      </w:r>
      <w:r>
        <w:t>points of guidance are important to</w:t>
      </w:r>
      <w:r>
        <w:rPr>
          <w:spacing w:val="-8"/>
        </w:rPr>
        <w:t xml:space="preserve"> </w:t>
      </w:r>
      <w:r>
        <w:t>consider.</w:t>
      </w:r>
    </w:p>
    <w:p w14:paraId="169B7BB9" w14:textId="77777777" w:rsidR="00506873" w:rsidRDefault="00506873">
      <w:pPr>
        <w:pStyle w:val="BodyText"/>
        <w:spacing w:before="8"/>
        <w:rPr>
          <w:sz w:val="23"/>
        </w:rPr>
      </w:pPr>
    </w:p>
    <w:p w14:paraId="65E628F1" w14:textId="77777777" w:rsidR="00506873" w:rsidRDefault="00066E17">
      <w:pPr>
        <w:pStyle w:val="ListParagraph"/>
        <w:numPr>
          <w:ilvl w:val="3"/>
          <w:numId w:val="8"/>
        </w:numPr>
        <w:tabs>
          <w:tab w:val="left" w:pos="666"/>
        </w:tabs>
        <w:ind w:hanging="218"/>
        <w:rPr>
          <w:rFonts w:ascii="Courier New" w:hAnsi="Courier New"/>
        </w:rPr>
      </w:pPr>
      <w:r>
        <w:t xml:space="preserve">Single-end reads should end in </w:t>
      </w:r>
      <w:r>
        <w:rPr>
          <w:rFonts w:ascii="Courier New" w:hAnsi="Courier New"/>
        </w:rPr>
        <w:t>.fa</w:t>
      </w:r>
      <w:r>
        <w:t xml:space="preserve">, </w:t>
      </w:r>
      <w:r>
        <w:rPr>
          <w:rFonts w:ascii="Courier New" w:hAnsi="Courier New"/>
        </w:rPr>
        <w:t>.fasta</w:t>
      </w:r>
      <w:r>
        <w:t>, or</w:t>
      </w:r>
      <w:r>
        <w:rPr>
          <w:spacing w:val="-28"/>
        </w:rPr>
        <w:t xml:space="preserve"> </w:t>
      </w:r>
      <w:r>
        <w:rPr>
          <w:rFonts w:ascii="Courier New" w:hAnsi="Courier New"/>
        </w:rPr>
        <w:t>.txt</w:t>
      </w:r>
    </w:p>
    <w:p w14:paraId="49BDA35B" w14:textId="77777777" w:rsidR="00506873" w:rsidRDefault="00506873">
      <w:pPr>
        <w:pStyle w:val="BodyText"/>
        <w:rPr>
          <w:rFonts w:ascii="Courier New"/>
          <w:sz w:val="34"/>
        </w:rPr>
      </w:pPr>
    </w:p>
    <w:p w14:paraId="0B30B2ED" w14:textId="77777777" w:rsidR="00506873" w:rsidRDefault="00066E17">
      <w:pPr>
        <w:pStyle w:val="ListParagraph"/>
        <w:numPr>
          <w:ilvl w:val="3"/>
          <w:numId w:val="8"/>
        </w:numPr>
        <w:tabs>
          <w:tab w:val="left" w:pos="666"/>
        </w:tabs>
        <w:ind w:hanging="218"/>
        <w:rPr>
          <w:rFonts w:ascii="Courier New" w:hAnsi="Courier New"/>
        </w:rPr>
      </w:pPr>
      <w:r>
        <w:t>Paired-end</w:t>
      </w:r>
      <w:r>
        <w:rPr>
          <w:spacing w:val="-17"/>
        </w:rPr>
        <w:t xml:space="preserve"> </w:t>
      </w:r>
      <w:r>
        <w:t>reads</w:t>
      </w:r>
      <w:r>
        <w:rPr>
          <w:spacing w:val="-17"/>
        </w:rPr>
        <w:t xml:space="preserve"> </w:t>
      </w:r>
      <w:r>
        <w:t>should</w:t>
      </w:r>
      <w:r>
        <w:rPr>
          <w:spacing w:val="-17"/>
        </w:rPr>
        <w:t xml:space="preserve"> </w:t>
      </w:r>
      <w:r>
        <w:t>end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.read1/2.fa</w:t>
      </w:r>
      <w:r>
        <w:rPr>
          <w:rFonts w:ascii="Courier New" w:hAnsi="Courier New"/>
          <w:spacing w:val="-8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.r1/2.fa</w:t>
      </w:r>
      <w:r>
        <w:t>,</w:t>
      </w:r>
      <w:r>
        <w:rPr>
          <w:spacing w:val="-17"/>
        </w:rPr>
        <w:t xml:space="preserve"> </w:t>
      </w:r>
      <w:r>
        <w:t>where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.fa</w:t>
      </w:r>
      <w:r>
        <w:rPr>
          <w:rFonts w:ascii="Courier New" w:hAnsi="Courier New"/>
          <w:spacing w:val="-88"/>
        </w:rPr>
        <w:t xml:space="preserve"> </w:t>
      </w:r>
      <w:r>
        <w:t>could</w:t>
      </w:r>
      <w:r>
        <w:rPr>
          <w:spacing w:val="-16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.fasta</w:t>
      </w:r>
      <w:r>
        <w:rPr>
          <w:rFonts w:ascii="Courier New" w:hAnsi="Courier New"/>
          <w:spacing w:val="-88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.txt</w:t>
      </w:r>
    </w:p>
    <w:p w14:paraId="664CF1E8" w14:textId="77777777" w:rsidR="00506873" w:rsidRDefault="00506873">
      <w:pPr>
        <w:pStyle w:val="BodyText"/>
        <w:rPr>
          <w:rFonts w:ascii="Courier New"/>
          <w:sz w:val="34"/>
        </w:rPr>
      </w:pPr>
    </w:p>
    <w:p w14:paraId="30E939E2" w14:textId="77777777" w:rsidR="00506873" w:rsidRDefault="00066E17">
      <w:pPr>
        <w:pStyle w:val="ListParagraph"/>
        <w:numPr>
          <w:ilvl w:val="3"/>
          <w:numId w:val="8"/>
        </w:numPr>
        <w:tabs>
          <w:tab w:val="left" w:pos="666"/>
        </w:tabs>
        <w:ind w:hanging="218"/>
        <w:rPr>
          <w:rFonts w:ascii="Courier New" w:hAnsi="Courier New"/>
        </w:rPr>
      </w:pPr>
      <w:r>
        <w:t>The</w:t>
      </w:r>
      <w:r>
        <w:rPr>
          <w:spacing w:val="-13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transcriptome</w:t>
      </w:r>
      <w:r>
        <w:rPr>
          <w:spacing w:val="-12"/>
        </w:rPr>
        <w:t xml:space="preserve"> </w:t>
      </w:r>
      <w:r>
        <w:t>reference</w:t>
      </w:r>
      <w:r>
        <w:rPr>
          <w:spacing w:val="-13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valid</w:t>
      </w:r>
      <w:r>
        <w:rPr>
          <w:spacing w:val="-12"/>
        </w:rPr>
        <w:t xml:space="preserve"> </w:t>
      </w:r>
      <w:r>
        <w:t>GTF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named</w:t>
      </w:r>
      <w:r>
        <w:rPr>
          <w:spacing w:val="-12"/>
        </w:rPr>
        <w:t xml:space="preserve"> </w:t>
      </w:r>
      <w:r>
        <w:rPr>
          <w:rFonts w:ascii="Courier New" w:hAnsi="Courier New"/>
        </w:rPr>
        <w:t>transcripts.gtf</w:t>
      </w:r>
    </w:p>
    <w:p w14:paraId="7E5E5C74" w14:textId="77777777" w:rsidR="00506873" w:rsidRDefault="00506873">
      <w:pPr>
        <w:pStyle w:val="BodyText"/>
        <w:rPr>
          <w:rFonts w:ascii="Courier New"/>
          <w:sz w:val="34"/>
        </w:rPr>
      </w:pPr>
    </w:p>
    <w:p w14:paraId="050DC7AE" w14:textId="77777777" w:rsidR="00506873" w:rsidRDefault="00066E17">
      <w:pPr>
        <w:pStyle w:val="ListParagraph"/>
        <w:numPr>
          <w:ilvl w:val="3"/>
          <w:numId w:val="8"/>
        </w:numPr>
        <w:tabs>
          <w:tab w:val="left" w:pos="666"/>
        </w:tabs>
        <w:spacing w:line="453" w:lineRule="auto"/>
        <w:ind w:right="717" w:hanging="218"/>
        <w:rPr>
          <w:rFonts w:ascii="Courier New" w:hAnsi="Courier New"/>
        </w:rPr>
      </w:pPr>
      <w:r>
        <w:t xml:space="preserve">If specifying a group of fasta files to use </w:t>
      </w:r>
      <w:r>
        <w:rPr>
          <w:spacing w:val="-3"/>
        </w:rPr>
        <w:t xml:space="preserve">for </w:t>
      </w:r>
      <w:r>
        <w:t>alignment or reference curation, the directory containing</w:t>
      </w:r>
      <w:r>
        <w:rPr>
          <w:spacing w:val="-34"/>
        </w:rPr>
        <w:t xml:space="preserve"> </w:t>
      </w:r>
      <w:r>
        <w:t xml:space="preserve">these files cannot contain any other files ending in </w:t>
      </w:r>
      <w:r>
        <w:rPr>
          <w:rFonts w:ascii="Courier New" w:hAnsi="Courier New"/>
        </w:rPr>
        <w:t>.txt</w:t>
      </w:r>
      <w:r>
        <w:rPr>
          <w:rFonts w:ascii="Courier New" w:hAnsi="Courier New"/>
          <w:spacing w:val="-99"/>
        </w:rPr>
        <w:t xml:space="preserve"> </w:t>
      </w:r>
      <w:r>
        <w:t xml:space="preserve">or </w:t>
      </w:r>
      <w:r>
        <w:rPr>
          <w:rFonts w:ascii="Courier New" w:hAnsi="Courier New"/>
        </w:rPr>
        <w:t>.fa</w:t>
      </w:r>
    </w:p>
    <w:p w14:paraId="7CB2034C" w14:textId="77777777" w:rsidR="00506873" w:rsidRDefault="00066E1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45"/>
        <w:ind w:hanging="703"/>
      </w:pPr>
      <w:r>
        <w:t>Reference</w:t>
      </w:r>
      <w:r>
        <w:rPr>
          <w:spacing w:val="-2"/>
        </w:rPr>
        <w:t xml:space="preserve"> </w:t>
      </w:r>
      <w:r>
        <w:t>Curation</w:t>
      </w:r>
    </w:p>
    <w:p w14:paraId="54357770" w14:textId="77777777" w:rsidR="00506873" w:rsidRDefault="00506873">
      <w:pPr>
        <w:pStyle w:val="BodyText"/>
        <w:spacing w:before="5"/>
        <w:rPr>
          <w:b/>
          <w:sz w:val="34"/>
        </w:rPr>
      </w:pPr>
    </w:p>
    <w:p w14:paraId="2233F535" w14:textId="77777777" w:rsidR="00506873" w:rsidRDefault="00A534A6">
      <w:pPr>
        <w:pStyle w:val="BodyText"/>
        <w:spacing w:line="439" w:lineRule="auto"/>
        <w:ind w:left="120" w:right="717"/>
        <w:jc w:val="both"/>
      </w:pPr>
      <w:r>
        <w:pict w14:anchorId="5B14CEBE">
          <v:line id="_x0000_s1061" alt="" style="position:absolute;left:0;text-align:left;z-index:-251672064;mso-wrap-edited:f;mso-width-percent:0;mso-height-percent:0;mso-position-horizontal-relative:page;mso-width-percent:0;mso-height-percent:0" from="131.5pt,153.6pt" to="134.9pt,153.6pt" strokeweight=".14042mm">
            <w10:wrap anchorx="page"/>
          </v:line>
        </w:pict>
      </w:r>
      <w:r w:rsidR="00066E17">
        <w:t xml:space="preserve">One of the first steps of RNA-seq alignment is curating a reference to which the alignment software will map reads. </w:t>
      </w:r>
      <w:r w:rsidR="00066E17">
        <w:rPr>
          <w:spacing w:val="-3"/>
        </w:rPr>
        <w:t xml:space="preserve">For </w:t>
      </w:r>
      <w:r w:rsidR="00066E17">
        <w:t xml:space="preserve">the purposes of the current version of XPRESSpipe, a </w:t>
      </w:r>
      <w:r w:rsidR="00066E17">
        <w:rPr>
          <w:spacing w:val="-7"/>
        </w:rPr>
        <w:t xml:space="preserve">STAR </w:t>
      </w:r>
      <w:r w:rsidR="00066E17">
        <w:t>(</w:t>
      </w:r>
      <w:r w:rsidR="00066E17">
        <w:rPr>
          <w:i/>
        </w:rPr>
        <w:t>12</w:t>
      </w:r>
      <w:r w:rsidR="00066E17">
        <w:t xml:space="preserve">) reference should be created. An Ensembl-formatted (https://ensembl.org) GTF should also be placed in the reference directory and be </w:t>
      </w:r>
      <w:r w:rsidR="00066E17">
        <w:rPr>
          <w:spacing w:val="-3"/>
        </w:rPr>
        <w:t xml:space="preserve">named </w:t>
      </w:r>
      <w:r w:rsidR="00066E17">
        <w:rPr>
          <w:rFonts w:ascii="Courier New"/>
        </w:rPr>
        <w:t>transcripts.gtf</w:t>
      </w:r>
      <w:r w:rsidR="00066E17">
        <w:t>. Additional modifications are recommended to this file, which can be performed using this sub-module,</w:t>
      </w:r>
      <w:r w:rsidR="00066E17">
        <w:rPr>
          <w:spacing w:val="-4"/>
        </w:rPr>
        <w:t xml:space="preserve"> </w:t>
      </w:r>
      <w:r w:rsidR="00066E17">
        <w:t>discussed</w:t>
      </w:r>
      <w:r w:rsidR="00066E17">
        <w:rPr>
          <w:spacing w:val="-6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more</w:t>
      </w:r>
      <w:r w:rsidR="00066E17">
        <w:rPr>
          <w:spacing w:val="-6"/>
        </w:rPr>
        <w:t xml:space="preserve"> </w:t>
      </w:r>
      <w:r w:rsidR="00066E17">
        <w:t>detail</w:t>
      </w:r>
      <w:r w:rsidR="00066E17">
        <w:rPr>
          <w:spacing w:val="-5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the</w:t>
      </w:r>
      <w:r w:rsidR="00066E17">
        <w:rPr>
          <w:spacing w:val="-6"/>
        </w:rPr>
        <w:t xml:space="preserve"> </w:t>
      </w:r>
      <w:r w:rsidR="00066E17">
        <w:t>next</w:t>
      </w:r>
      <w:r w:rsidR="00066E17">
        <w:rPr>
          <w:spacing w:val="-6"/>
        </w:rPr>
        <w:t xml:space="preserve"> </w:t>
      </w:r>
      <w:r w:rsidR="00066E17">
        <w:t>section.</w:t>
      </w:r>
      <w:r w:rsidR="00066E17">
        <w:rPr>
          <w:spacing w:val="21"/>
        </w:rPr>
        <w:t xml:space="preserve"> </w:t>
      </w:r>
      <w:r w:rsidR="00066E17">
        <w:t>Additionally,</w:t>
      </w:r>
      <w:r w:rsidR="00066E17">
        <w:rPr>
          <w:spacing w:val="-3"/>
        </w:rPr>
        <w:t xml:space="preserve"> </w:t>
      </w:r>
      <w:r w:rsidR="00066E17">
        <w:t>any</w:t>
      </w:r>
      <w:r w:rsidR="00066E17">
        <w:rPr>
          <w:spacing w:val="-5"/>
        </w:rPr>
        <w:t xml:space="preserve"> </w:t>
      </w:r>
      <w:r w:rsidR="00066E17">
        <w:t>chromosome</w:t>
      </w:r>
      <w:r w:rsidR="00066E17">
        <w:rPr>
          <w:spacing w:val="-6"/>
        </w:rPr>
        <w:t xml:space="preserve"> </w:t>
      </w:r>
      <w:r w:rsidR="00066E17">
        <w:rPr>
          <w:rFonts w:ascii="Courier New"/>
        </w:rPr>
        <w:t>.fasta</w:t>
      </w:r>
      <w:r w:rsidR="00066E17">
        <w:rPr>
          <w:rFonts w:ascii="Courier New"/>
          <w:spacing w:val="-76"/>
        </w:rPr>
        <w:t xml:space="preserve"> </w:t>
      </w:r>
      <w:r w:rsidR="00066E17">
        <w:t>files</w:t>
      </w:r>
      <w:r w:rsidR="00066E17">
        <w:rPr>
          <w:spacing w:val="-6"/>
        </w:rPr>
        <w:t xml:space="preserve"> </w:t>
      </w:r>
      <w:r w:rsidR="00066E17">
        <w:t>should</w:t>
      </w:r>
      <w:r w:rsidR="00066E17">
        <w:rPr>
          <w:spacing w:val="-5"/>
        </w:rPr>
        <w:t xml:space="preserve"> </w:t>
      </w:r>
      <w:r w:rsidR="00066E17">
        <w:t>be places</w:t>
      </w:r>
      <w:r w:rsidR="00066E17">
        <w:rPr>
          <w:spacing w:val="-11"/>
        </w:rPr>
        <w:t xml:space="preserve"> </w:t>
      </w:r>
      <w:r w:rsidR="00066E17">
        <w:t>in</w:t>
      </w:r>
      <w:r w:rsidR="00066E17">
        <w:rPr>
          <w:spacing w:val="-10"/>
        </w:rPr>
        <w:t xml:space="preserve"> </w:t>
      </w:r>
      <w:r w:rsidR="00066E17">
        <w:t>their</w:t>
      </w:r>
      <w:r w:rsidR="00066E17">
        <w:rPr>
          <w:spacing w:val="-10"/>
        </w:rPr>
        <w:t xml:space="preserve"> </w:t>
      </w:r>
      <w:r w:rsidR="00066E17">
        <w:t>own</w:t>
      </w:r>
      <w:r w:rsidR="00066E17">
        <w:rPr>
          <w:spacing w:val="-10"/>
        </w:rPr>
        <w:t xml:space="preserve"> </w:t>
      </w:r>
      <w:r w:rsidR="00066E17">
        <w:t>directory</w:t>
      </w:r>
      <w:r w:rsidR="00066E17">
        <w:rPr>
          <w:spacing w:val="-10"/>
        </w:rPr>
        <w:t xml:space="preserve"> </w:t>
      </w:r>
      <w:r w:rsidR="00066E17">
        <w:t>within</w:t>
      </w:r>
      <w:r w:rsidR="00066E17">
        <w:rPr>
          <w:spacing w:val="-10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r w:rsidR="00066E17">
        <w:t>curated</w:t>
      </w:r>
      <w:r w:rsidR="00066E17">
        <w:rPr>
          <w:spacing w:val="-11"/>
        </w:rPr>
        <w:t xml:space="preserve"> </w:t>
      </w:r>
      <w:r w:rsidR="00066E17">
        <w:t>reference</w:t>
      </w:r>
      <w:r w:rsidR="00066E17">
        <w:rPr>
          <w:spacing w:val="-10"/>
        </w:rPr>
        <w:t xml:space="preserve"> </w:t>
      </w:r>
      <w:r w:rsidR="00066E17">
        <w:t>directory.</w:t>
      </w:r>
      <w:r w:rsidR="00066E17">
        <w:rPr>
          <w:spacing w:val="5"/>
        </w:rPr>
        <w:t xml:space="preserve"> </w:t>
      </w:r>
      <w:r w:rsidR="00066E17">
        <w:t>As</w:t>
      </w:r>
      <w:r w:rsidR="00066E17">
        <w:rPr>
          <w:spacing w:val="-11"/>
        </w:rPr>
        <w:t xml:space="preserve"> </w:t>
      </w:r>
      <w:r w:rsidR="00066E17">
        <w:t>this</w:t>
      </w:r>
      <w:r w:rsidR="00066E17">
        <w:rPr>
          <w:spacing w:val="-9"/>
        </w:rPr>
        <w:t xml:space="preserve"> </w:t>
      </w:r>
      <w:r w:rsidR="00066E17">
        <w:t>can</w:t>
      </w:r>
      <w:r w:rsidR="00066E17">
        <w:rPr>
          <w:spacing w:val="-11"/>
        </w:rPr>
        <w:t xml:space="preserve"> </w:t>
      </w:r>
      <w:r w:rsidR="00066E17">
        <w:t>be</w:t>
      </w:r>
      <w:r w:rsidR="00066E17">
        <w:rPr>
          <w:spacing w:val="-9"/>
        </w:rPr>
        <w:t xml:space="preserve"> </w:t>
      </w:r>
      <w:r w:rsidR="00066E17">
        <w:t>a</w:t>
      </w:r>
      <w:r w:rsidR="00066E17">
        <w:rPr>
          <w:spacing w:val="-11"/>
        </w:rPr>
        <w:t xml:space="preserve"> </w:t>
      </w:r>
      <w:r w:rsidR="00066E17">
        <w:t>time-consuming</w:t>
      </w:r>
      <w:r w:rsidR="00066E17">
        <w:rPr>
          <w:spacing w:val="-10"/>
        </w:rPr>
        <w:t xml:space="preserve"> </w:t>
      </w:r>
      <w:r w:rsidR="00066E17">
        <w:t>process,</w:t>
      </w:r>
      <w:r w:rsidR="00066E17">
        <w:rPr>
          <w:spacing w:val="-10"/>
        </w:rPr>
        <w:t xml:space="preserve"> </w:t>
      </w:r>
      <w:r w:rsidR="00066E17">
        <w:t>we will</w:t>
      </w:r>
      <w:r w:rsidR="00066E17">
        <w:rPr>
          <w:spacing w:val="-13"/>
        </w:rPr>
        <w:t xml:space="preserve"> </w:t>
      </w:r>
      <w:r w:rsidR="00066E17">
        <w:rPr>
          <w:spacing w:val="-3"/>
        </w:rPr>
        <w:t>leave</w:t>
      </w:r>
      <w:r w:rsidR="00066E17">
        <w:rPr>
          <w:spacing w:val="-12"/>
        </w:rPr>
        <w:t xml:space="preserve"> </w:t>
      </w:r>
      <w:r w:rsidR="00066E17">
        <w:t>the</w:t>
      </w:r>
      <w:r w:rsidR="00066E17">
        <w:rPr>
          <w:spacing w:val="-12"/>
        </w:rPr>
        <w:t xml:space="preserve"> </w:t>
      </w:r>
      <w:r w:rsidR="00066E17">
        <w:rPr>
          <w:rFonts w:ascii="Courier New"/>
        </w:rPr>
        <w:t>--max</w:t>
      </w:r>
      <w:r w:rsidR="00066E17">
        <w:rPr>
          <w:rFonts w:ascii="Courier New"/>
          <w:spacing w:val="-73"/>
        </w:rPr>
        <w:t xml:space="preserve"> </w:t>
      </w:r>
      <w:r w:rsidR="00066E17">
        <w:rPr>
          <w:rFonts w:ascii="Courier New"/>
        </w:rPr>
        <w:t>processors</w:t>
      </w:r>
      <w:r w:rsidR="00066E17">
        <w:rPr>
          <w:rFonts w:ascii="Courier New"/>
          <w:spacing w:val="-83"/>
        </w:rPr>
        <w:t xml:space="preserve"> </w:t>
      </w:r>
      <w:r w:rsidR="00066E17">
        <w:t>argument</w:t>
      </w:r>
      <w:r w:rsidR="00066E17">
        <w:rPr>
          <w:spacing w:val="-13"/>
        </w:rPr>
        <w:t xml:space="preserve"> </w:t>
      </w:r>
      <w:r w:rsidR="00066E17">
        <w:t>as</w:t>
      </w:r>
      <w:r w:rsidR="00066E17">
        <w:rPr>
          <w:spacing w:val="-12"/>
        </w:rPr>
        <w:t xml:space="preserve"> </w:t>
      </w:r>
      <w:r w:rsidR="00066E17">
        <w:t>default</w:t>
      </w:r>
      <w:r w:rsidR="00066E17">
        <w:rPr>
          <w:spacing w:val="-12"/>
        </w:rPr>
        <w:t xml:space="preserve"> </w:t>
      </w:r>
      <w:r w:rsidR="00066E17">
        <w:t>in</w:t>
      </w:r>
      <w:r w:rsidR="00066E17">
        <w:rPr>
          <w:spacing w:val="-12"/>
        </w:rPr>
        <w:t xml:space="preserve"> </w:t>
      </w:r>
      <w:r w:rsidR="00066E17">
        <w:t>order</w:t>
      </w:r>
      <w:r w:rsidR="00066E17">
        <w:rPr>
          <w:spacing w:val="-12"/>
        </w:rPr>
        <w:t xml:space="preserve"> </w:t>
      </w:r>
      <w:r w:rsidR="00066E17">
        <w:t>to</w:t>
      </w:r>
      <w:r w:rsidR="00066E17">
        <w:rPr>
          <w:spacing w:val="-12"/>
        </w:rPr>
        <w:t xml:space="preserve"> </w:t>
      </w:r>
      <w:r w:rsidR="00066E17">
        <w:t>utilize</w:t>
      </w:r>
      <w:r w:rsidR="00066E17">
        <w:rPr>
          <w:spacing w:val="-13"/>
        </w:rPr>
        <w:t xml:space="preserve"> </w:t>
      </w:r>
      <w:r w:rsidR="00066E17">
        <w:t>all</w:t>
      </w:r>
      <w:r w:rsidR="00066E17">
        <w:rPr>
          <w:spacing w:val="-12"/>
        </w:rPr>
        <w:t xml:space="preserve"> </w:t>
      </w:r>
      <w:r w:rsidR="00066E17">
        <w:t>cores</w:t>
      </w:r>
      <w:r w:rsidR="00066E17">
        <w:rPr>
          <w:spacing w:val="-12"/>
        </w:rPr>
        <w:t xml:space="preserve"> </w:t>
      </w:r>
      <w:r w:rsidR="00066E17">
        <w:t>available</w:t>
      </w:r>
      <w:r w:rsidR="00066E17">
        <w:rPr>
          <w:spacing w:val="-12"/>
        </w:rPr>
        <w:t xml:space="preserve"> </w:t>
      </w:r>
      <w:r w:rsidR="00066E17">
        <w:t>to</w:t>
      </w:r>
      <w:r w:rsidR="00066E17">
        <w:rPr>
          <w:spacing w:val="-12"/>
        </w:rPr>
        <w:t xml:space="preserve"> </w:t>
      </w:r>
      <w:r w:rsidR="00066E17">
        <w:t>the</w:t>
      </w:r>
      <w:r w:rsidR="00066E17">
        <w:rPr>
          <w:spacing w:val="-13"/>
        </w:rPr>
        <w:t xml:space="preserve"> </w:t>
      </w:r>
      <w:r w:rsidR="00066E17">
        <w:t>computing</w:t>
      </w:r>
      <w:r w:rsidR="00066E17">
        <w:rPr>
          <w:spacing w:val="-12"/>
        </w:rPr>
        <w:t xml:space="preserve"> </w:t>
      </w:r>
      <w:r w:rsidR="00066E17">
        <w:t>unit. This</w:t>
      </w:r>
      <w:r w:rsidR="00066E17">
        <w:rPr>
          <w:spacing w:val="-9"/>
        </w:rPr>
        <w:t xml:space="preserve"> </w:t>
      </w:r>
      <w:r w:rsidR="00066E17">
        <w:t>entire</w:t>
      </w:r>
      <w:r w:rsidR="00066E17">
        <w:rPr>
          <w:spacing w:val="-9"/>
        </w:rPr>
        <w:t xml:space="preserve"> </w:t>
      </w:r>
      <w:r w:rsidR="00066E17">
        <w:t>process</w:t>
      </w:r>
      <w:r w:rsidR="00066E17">
        <w:rPr>
          <w:spacing w:val="-9"/>
        </w:rPr>
        <w:t xml:space="preserve"> </w:t>
      </w:r>
      <w:r w:rsidR="00066E17">
        <w:t>is</w:t>
      </w:r>
      <w:r w:rsidR="00066E17">
        <w:rPr>
          <w:spacing w:val="-9"/>
        </w:rPr>
        <w:t xml:space="preserve"> </w:t>
      </w:r>
      <w:r w:rsidR="00066E17">
        <w:t>handled</w:t>
      </w:r>
      <w:r w:rsidR="00066E17">
        <w:rPr>
          <w:spacing w:val="-9"/>
        </w:rPr>
        <w:t xml:space="preserve"> </w:t>
      </w:r>
      <w:r w:rsidR="00066E17">
        <w:t>with</w:t>
      </w:r>
      <w:r w:rsidR="00066E17">
        <w:rPr>
          <w:spacing w:val="-9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r w:rsidR="00066E17">
        <w:rPr>
          <w:rFonts w:ascii="Courier New"/>
        </w:rPr>
        <w:t>curateReference</w:t>
      </w:r>
      <w:r w:rsidR="00066E17">
        <w:rPr>
          <w:rFonts w:ascii="Courier New"/>
          <w:spacing w:val="-80"/>
        </w:rPr>
        <w:t xml:space="preserve"> </w:t>
      </w:r>
      <w:r w:rsidR="00066E17">
        <w:t>sub-module</w:t>
      </w:r>
      <w:r w:rsidR="00066E17">
        <w:rPr>
          <w:spacing w:val="-9"/>
        </w:rPr>
        <w:t xml:space="preserve"> </w:t>
      </w:r>
      <w:r w:rsidR="00066E17">
        <w:rPr>
          <w:spacing w:val="-3"/>
        </w:rPr>
        <w:t>for</w:t>
      </w:r>
      <w:r w:rsidR="00066E17">
        <w:rPr>
          <w:spacing w:val="-8"/>
        </w:rPr>
        <w:t xml:space="preserve"> </w:t>
      </w:r>
      <w:r w:rsidR="00066E17">
        <w:t>ease</w:t>
      </w:r>
      <w:r w:rsidR="00066E17">
        <w:rPr>
          <w:spacing w:val="-9"/>
        </w:rPr>
        <w:t xml:space="preserve"> </w:t>
      </w:r>
      <w:r w:rsidR="00066E17">
        <w:t>of</w:t>
      </w:r>
      <w:r w:rsidR="00066E17">
        <w:rPr>
          <w:spacing w:val="-9"/>
        </w:rPr>
        <w:t xml:space="preserve"> </w:t>
      </w:r>
      <w:r w:rsidR="00066E17">
        <w:t>use</w:t>
      </w:r>
      <w:r w:rsidR="00066E17">
        <w:rPr>
          <w:spacing w:val="-9"/>
        </w:rPr>
        <w:t xml:space="preserve"> </w:t>
      </w:r>
      <w:r w:rsidR="00066E17">
        <w:t>to</w:t>
      </w:r>
      <w:r w:rsidR="00066E17">
        <w:rPr>
          <w:spacing w:val="-9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r w:rsidR="00066E17">
        <w:rPr>
          <w:spacing w:val="-3"/>
        </w:rPr>
        <w:t>user.</w:t>
      </w:r>
    </w:p>
    <w:p w14:paraId="3E52ACD9" w14:textId="77777777" w:rsidR="00506873" w:rsidRDefault="00506873">
      <w:pPr>
        <w:pStyle w:val="BodyText"/>
        <w:rPr>
          <w:sz w:val="26"/>
        </w:rPr>
      </w:pPr>
    </w:p>
    <w:p w14:paraId="04BDDC53" w14:textId="77777777" w:rsidR="00506873" w:rsidRDefault="00506873">
      <w:pPr>
        <w:pStyle w:val="BodyText"/>
        <w:rPr>
          <w:sz w:val="23"/>
        </w:rPr>
      </w:pPr>
    </w:p>
    <w:p w14:paraId="02BA0751" w14:textId="77777777" w:rsidR="00506873" w:rsidRDefault="00A534A6">
      <w:pPr>
        <w:ind w:left="3608" w:right="4205"/>
        <w:jc w:val="center"/>
        <w:rPr>
          <w:sz w:val="20"/>
        </w:rPr>
      </w:pPr>
      <w:r>
        <w:pict w14:anchorId="1690FBB1">
          <v:line id="_x0000_s1060" alt="" style="position:absolute;left:0;text-align:left;z-index:-251649536;mso-wrap-edited:f;mso-width-percent:0;mso-height-percent:0;mso-wrap-distance-left:0;mso-wrap-distance-right:0;mso-position-horizontal-relative:page;mso-width-percent:0;mso-height-percent:0" from="36pt,13.55pt" to="8in,13.55pt" strokeweight=".14042mm">
            <w10:wrap type="topAndBottom" anchorx="page"/>
          </v:line>
        </w:pict>
      </w:r>
      <w:r w:rsidR="00066E17">
        <w:rPr>
          <w:sz w:val="20"/>
        </w:rPr>
        <w:t>Listing 5: curateReference example</w:t>
      </w:r>
    </w:p>
    <w:p w14:paraId="35B75384" w14:textId="77777777" w:rsidR="00506873" w:rsidRDefault="00066E17">
      <w:pPr>
        <w:spacing w:before="31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xpresspipe curateReference -o /path/to/output/location/ \</w:t>
      </w:r>
    </w:p>
    <w:p w14:paraId="550BC56C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/path/to/fasta/genome/ \</w:t>
      </w:r>
    </w:p>
    <w:p w14:paraId="3FA1A23E" w14:textId="77777777" w:rsidR="00506873" w:rsidRDefault="00066E1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/path/transcripts.gtf \</w:t>
      </w:r>
    </w:p>
    <w:p w14:paraId="36D9EE7B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--protein_coding \</w:t>
      </w:r>
    </w:p>
    <w:p w14:paraId="619EA2DF" w14:textId="77777777" w:rsidR="00506873" w:rsidRDefault="00066E1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--longest_transcript \</w:t>
      </w:r>
    </w:p>
    <w:p w14:paraId="1DDB3C13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 w14:paraId="7E9C706D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52920965" w14:textId="77777777" w:rsidR="00506873" w:rsidRDefault="00066E1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477F5503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--sjdbOverhang 49 \</w:t>
      </w:r>
    </w:p>
    <w:p w14:paraId="7AED2E73" w14:textId="77777777" w:rsidR="00506873" w:rsidRDefault="00A534A6">
      <w:pPr>
        <w:spacing w:before="12"/>
        <w:ind w:left="3132"/>
        <w:rPr>
          <w:rFonts w:ascii="Courier New"/>
          <w:sz w:val="20"/>
        </w:rPr>
      </w:pPr>
      <w:r>
        <w:pict w14:anchorId="4914BAA7">
          <v:line id="_x0000_s1059" alt="" style="position:absolute;left:0;text-align:left;z-index:-251648512;mso-wrap-edited:f;mso-width-percent:0;mso-height-percent:0;mso-wrap-distance-left:0;mso-wrap-distance-right:0;mso-position-horizontal-relative:page;mso-width-percent:0;mso-height-percent:0" from="36pt,15.7pt" to="8in,15.7pt" strokeweight=".14042mm">
            <w10:wrap type="topAndBottom" anchorx="page"/>
          </v:line>
        </w:pict>
      </w:r>
      <w:r w:rsidR="00066E17">
        <w:rPr>
          <w:rFonts w:ascii="Courier New"/>
          <w:w w:val="95"/>
          <w:sz w:val="20"/>
        </w:rPr>
        <w:t>--max_processors None</w:t>
      </w:r>
    </w:p>
    <w:p w14:paraId="781BF439" w14:textId="77777777" w:rsidR="00506873" w:rsidRDefault="00506873">
      <w:pPr>
        <w:rPr>
          <w:rFonts w:ascii="Courier New"/>
          <w:sz w:val="20"/>
        </w:rPr>
        <w:sectPr w:rsidR="00506873">
          <w:pgSz w:w="12240" w:h="20160"/>
          <w:pgMar w:top="700" w:right="0" w:bottom="360" w:left="600" w:header="0" w:footer="161" w:gutter="0"/>
          <w:cols w:space="720"/>
        </w:sectPr>
      </w:pPr>
    </w:p>
    <w:p w14:paraId="6375380C" w14:textId="77777777" w:rsidR="00506873" w:rsidRDefault="00066E1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GTF</w:t>
      </w:r>
      <w:r>
        <w:rPr>
          <w:spacing w:val="-16"/>
        </w:rPr>
        <w:t xml:space="preserve"> </w:t>
      </w:r>
      <w:r>
        <w:t>Modification</w:t>
      </w:r>
    </w:p>
    <w:p w14:paraId="22F4229E" w14:textId="77777777" w:rsidR="00506873" w:rsidRDefault="00A534A6">
      <w:pPr>
        <w:pStyle w:val="BodyText"/>
        <w:spacing w:before="220" w:line="478" w:lineRule="exact"/>
        <w:ind w:left="119" w:right="717"/>
        <w:jc w:val="both"/>
      </w:pPr>
      <w:r>
        <w:pict w14:anchorId="1AEC690B">
          <v:line id="_x0000_s1058" alt="" style="position:absolute;left:0;text-align:left;z-index:-251671040;mso-wrap-edited:f;mso-width-percent:0;mso-height-percent:0;mso-position-horizontal-relative:page;mso-width-percent:0;mso-height-percent:0" from="359.25pt,53.85pt" to="362.7pt,53.85pt" strokeweight=".14042mm">
            <w10:wrap anchorx="page"/>
          </v:line>
        </w:pict>
      </w:r>
      <w:r>
        <w:pict w14:anchorId="5D666C53">
          <v:line id="_x0000_s1057" alt="" style="position:absolute;left:0;text-align:left;z-index:-251670016;mso-wrap-edited:f;mso-width-percent:0;mso-height-percent:0;mso-position-horizontal-relative:page;mso-width-percent:0;mso-height-percent:0" from="515.3pt,149.45pt" to="518.75pt,149.45pt" strokeweight=".14042mm">
            <w10:wrap anchorx="page"/>
          </v:line>
        </w:pict>
      </w:r>
      <w:r w:rsidR="00066E17">
        <w:t>As</w:t>
      </w:r>
      <w:r w:rsidR="00066E17">
        <w:rPr>
          <w:spacing w:val="-5"/>
        </w:rPr>
        <w:t xml:space="preserve"> </w:t>
      </w:r>
      <w:r w:rsidR="00066E17">
        <w:t>ribosomal</w:t>
      </w:r>
      <w:r w:rsidR="00066E17">
        <w:rPr>
          <w:spacing w:val="-5"/>
        </w:rPr>
        <w:t xml:space="preserve"> </w:t>
      </w:r>
      <w:r w:rsidR="00066E17">
        <w:t>RNAs</w:t>
      </w:r>
      <w:r w:rsidR="00066E17">
        <w:rPr>
          <w:spacing w:val="-5"/>
        </w:rPr>
        <w:t xml:space="preserve"> </w:t>
      </w:r>
      <w:r w:rsidR="00066E17">
        <w:t>and</w:t>
      </w:r>
      <w:r w:rsidR="00066E17">
        <w:rPr>
          <w:spacing w:val="-5"/>
        </w:rPr>
        <w:t xml:space="preserve"> </w:t>
      </w:r>
      <w:r w:rsidR="00066E17">
        <w:t>other</w:t>
      </w:r>
      <w:r w:rsidR="00066E17">
        <w:rPr>
          <w:spacing w:val="-4"/>
        </w:rPr>
        <w:t xml:space="preserve"> </w:t>
      </w:r>
      <w:r w:rsidR="00066E17">
        <w:t>non-coding</w:t>
      </w:r>
      <w:r w:rsidR="00066E17">
        <w:rPr>
          <w:spacing w:val="-5"/>
        </w:rPr>
        <w:t xml:space="preserve"> </w:t>
      </w:r>
      <w:r w:rsidR="00066E17">
        <w:t>RNAs</w:t>
      </w:r>
      <w:r w:rsidR="00066E17">
        <w:rPr>
          <w:spacing w:val="-5"/>
        </w:rPr>
        <w:t xml:space="preserve"> </w:t>
      </w:r>
      <w:r w:rsidR="00066E17">
        <w:t>are</w:t>
      </w:r>
      <w:r w:rsidR="00066E17">
        <w:rPr>
          <w:spacing w:val="-5"/>
        </w:rPr>
        <w:t xml:space="preserve"> </w:t>
      </w:r>
      <w:r w:rsidR="00066E17">
        <w:t>highly</w:t>
      </w:r>
      <w:r w:rsidR="00066E17">
        <w:rPr>
          <w:spacing w:val="-5"/>
        </w:rPr>
        <w:t xml:space="preserve"> </w:t>
      </w:r>
      <w:r w:rsidR="00066E17">
        <w:t>abundant</w:t>
      </w:r>
      <w:r w:rsidR="00066E17">
        <w:rPr>
          <w:spacing w:val="-4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RNA-seq</w:t>
      </w:r>
      <w:r w:rsidR="00066E17">
        <w:rPr>
          <w:spacing w:val="-5"/>
        </w:rPr>
        <w:t xml:space="preserve"> </w:t>
      </w:r>
      <w:r w:rsidR="00066E17">
        <w:t>experiments,</w:t>
      </w:r>
      <w:r w:rsidR="00066E17">
        <w:rPr>
          <w:spacing w:val="-5"/>
        </w:rPr>
        <w:t xml:space="preserve"> </w:t>
      </w:r>
      <w:r w:rsidR="00066E17">
        <w:t>it</w:t>
      </w:r>
      <w:r w:rsidR="00066E17">
        <w:rPr>
          <w:spacing w:val="-4"/>
        </w:rPr>
        <w:t xml:space="preserve"> </w:t>
      </w:r>
      <w:r w:rsidR="00066E17">
        <w:t>is</w:t>
      </w:r>
      <w:r w:rsidR="00066E17">
        <w:rPr>
          <w:spacing w:val="-5"/>
        </w:rPr>
        <w:t xml:space="preserve"> </w:t>
      </w:r>
      <w:r w:rsidR="00066E17">
        <w:t>often</w:t>
      </w:r>
      <w:r w:rsidR="00066E17">
        <w:rPr>
          <w:spacing w:val="-5"/>
        </w:rPr>
        <w:t xml:space="preserve"> </w:t>
      </w:r>
      <w:r w:rsidR="00066E17">
        <w:t>recom- mended</w:t>
      </w:r>
      <w:r w:rsidR="00066E17">
        <w:rPr>
          <w:spacing w:val="-32"/>
        </w:rPr>
        <w:t xml:space="preserve"> </w:t>
      </w:r>
      <w:r w:rsidR="00066E17">
        <w:t>to</w:t>
      </w:r>
      <w:r w:rsidR="00066E17">
        <w:rPr>
          <w:spacing w:val="-31"/>
        </w:rPr>
        <w:t xml:space="preserve"> </w:t>
      </w:r>
      <w:r w:rsidR="00066E17">
        <w:t>disregard</w:t>
      </w:r>
      <w:r w:rsidR="00066E17">
        <w:rPr>
          <w:spacing w:val="-31"/>
        </w:rPr>
        <w:t xml:space="preserve"> </w:t>
      </w:r>
      <w:r w:rsidR="00066E17">
        <w:t>these</w:t>
      </w:r>
      <w:r w:rsidR="00066E17">
        <w:rPr>
          <w:spacing w:val="-31"/>
        </w:rPr>
        <w:t xml:space="preserve"> </w:t>
      </w:r>
      <w:r w:rsidR="00066E17">
        <w:t>sequences.</w:t>
      </w:r>
      <w:r w:rsidR="00066E17">
        <w:rPr>
          <w:spacing w:val="-22"/>
        </w:rPr>
        <w:t xml:space="preserve"> </w:t>
      </w:r>
      <w:r w:rsidR="00066E17">
        <w:t>By</w:t>
      </w:r>
      <w:r w:rsidR="00066E17">
        <w:rPr>
          <w:spacing w:val="-31"/>
        </w:rPr>
        <w:t xml:space="preserve"> </w:t>
      </w:r>
      <w:r w:rsidR="00066E17">
        <w:t>providing</w:t>
      </w:r>
      <w:r w:rsidR="00066E17">
        <w:rPr>
          <w:spacing w:val="-31"/>
        </w:rPr>
        <w:t xml:space="preserve"> </w:t>
      </w:r>
      <w:r w:rsidR="00066E17">
        <w:t>the</w:t>
      </w:r>
      <w:r w:rsidR="00066E17">
        <w:rPr>
          <w:spacing w:val="-32"/>
        </w:rPr>
        <w:t xml:space="preserve"> </w:t>
      </w:r>
      <w:r w:rsidR="00066E17">
        <w:rPr>
          <w:rFonts w:ascii="Courier New"/>
        </w:rPr>
        <w:t>--protein</w:t>
      </w:r>
      <w:r w:rsidR="00066E17">
        <w:rPr>
          <w:rFonts w:ascii="Courier New"/>
          <w:spacing w:val="-86"/>
        </w:rPr>
        <w:t xml:space="preserve"> </w:t>
      </w:r>
      <w:r w:rsidR="00066E17">
        <w:rPr>
          <w:rFonts w:ascii="Courier New"/>
        </w:rPr>
        <w:t>coding</w:t>
      </w:r>
      <w:r w:rsidR="00066E17">
        <w:rPr>
          <w:rFonts w:ascii="Courier New"/>
          <w:spacing w:val="-102"/>
        </w:rPr>
        <w:t xml:space="preserve"> </w:t>
      </w:r>
      <w:r w:rsidR="00066E17">
        <w:t>argument,</w:t>
      </w:r>
      <w:r w:rsidR="00066E17">
        <w:rPr>
          <w:spacing w:val="-31"/>
        </w:rPr>
        <w:t xml:space="preserve"> </w:t>
      </w:r>
      <w:r w:rsidR="00066E17">
        <w:t>only</w:t>
      </w:r>
      <w:r w:rsidR="00066E17">
        <w:rPr>
          <w:spacing w:val="-31"/>
        </w:rPr>
        <w:t xml:space="preserve"> </w:t>
      </w:r>
      <w:r w:rsidR="00066E17">
        <w:t>protein-coding</w:t>
      </w:r>
      <w:r w:rsidR="00066E17">
        <w:rPr>
          <w:spacing w:val="-32"/>
        </w:rPr>
        <w:t xml:space="preserve"> </w:t>
      </w:r>
      <w:r w:rsidR="00066E17">
        <w:t>genes are</w:t>
      </w:r>
      <w:r w:rsidR="00066E17">
        <w:rPr>
          <w:spacing w:val="-7"/>
        </w:rPr>
        <w:t xml:space="preserve"> </w:t>
      </w:r>
      <w:r w:rsidR="00066E17">
        <w:t>retained</w:t>
      </w:r>
      <w:r w:rsidR="00066E17">
        <w:rPr>
          <w:spacing w:val="-7"/>
        </w:rPr>
        <w:t xml:space="preserve"> </w:t>
      </w:r>
      <w:r w:rsidR="00066E17">
        <w:t>in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7"/>
        </w:rPr>
        <w:t xml:space="preserve"> </w:t>
      </w:r>
      <w:r w:rsidR="00066E17">
        <w:t>GTF</w:t>
      </w:r>
      <w:r w:rsidR="00066E17">
        <w:rPr>
          <w:spacing w:val="-7"/>
        </w:rPr>
        <w:t xml:space="preserve"> </w:t>
      </w:r>
      <w:r w:rsidR="00066E17">
        <w:t>file,</w:t>
      </w:r>
      <w:r w:rsidR="00066E17">
        <w:rPr>
          <w:spacing w:val="-6"/>
        </w:rPr>
        <w:t xml:space="preserve"> </w:t>
      </w:r>
      <w:r w:rsidR="00066E17">
        <w:t>which</w:t>
      </w:r>
      <w:r w:rsidR="00066E17">
        <w:rPr>
          <w:spacing w:val="-7"/>
        </w:rPr>
        <w:t xml:space="preserve"> </w:t>
      </w:r>
      <w:r w:rsidR="00066E17">
        <w:t>acts</w:t>
      </w:r>
      <w:r w:rsidR="00066E17">
        <w:rPr>
          <w:spacing w:val="-6"/>
        </w:rPr>
        <w:t xml:space="preserve"> </w:t>
      </w:r>
      <w:r w:rsidR="00066E17">
        <w:t>as</w:t>
      </w:r>
      <w:r w:rsidR="00066E17">
        <w:rPr>
          <w:spacing w:val="-7"/>
        </w:rPr>
        <w:t xml:space="preserve"> </w:t>
      </w:r>
      <w:r w:rsidR="00066E17">
        <w:t>a</w:t>
      </w:r>
      <w:r w:rsidR="00066E17">
        <w:rPr>
          <w:spacing w:val="-7"/>
        </w:rPr>
        <w:t xml:space="preserve"> </w:t>
      </w:r>
      <w:r w:rsidR="00066E17">
        <w:t>masking</w:t>
      </w:r>
      <w:r w:rsidR="00066E17">
        <w:rPr>
          <w:spacing w:val="-6"/>
        </w:rPr>
        <w:t xml:space="preserve"> </w:t>
      </w:r>
      <w:r w:rsidR="00066E17">
        <w:t>of</w:t>
      </w:r>
      <w:r w:rsidR="00066E17">
        <w:rPr>
          <w:spacing w:val="-7"/>
        </w:rPr>
        <w:t xml:space="preserve"> </w:t>
      </w:r>
      <w:r w:rsidR="00066E17">
        <w:t>any</w:t>
      </w:r>
      <w:r w:rsidR="00066E17">
        <w:rPr>
          <w:spacing w:val="-7"/>
        </w:rPr>
        <w:t xml:space="preserve"> </w:t>
      </w:r>
      <w:r w:rsidR="00066E17">
        <w:t>reads</w:t>
      </w:r>
      <w:r w:rsidR="00066E17">
        <w:rPr>
          <w:spacing w:val="-6"/>
        </w:rPr>
        <w:t xml:space="preserve"> </w:t>
      </w:r>
      <w:r w:rsidR="00066E17">
        <w:t>aligning</w:t>
      </w:r>
      <w:r w:rsidR="00066E17">
        <w:rPr>
          <w:spacing w:val="-7"/>
        </w:rPr>
        <w:t xml:space="preserve"> </w:t>
      </w:r>
      <w:r w:rsidR="00066E17">
        <w:t>to</w:t>
      </w:r>
      <w:r w:rsidR="00066E17">
        <w:rPr>
          <w:spacing w:val="-6"/>
        </w:rPr>
        <w:t xml:space="preserve"> </w:t>
      </w:r>
      <w:r w:rsidR="00066E17">
        <w:t>non-coding</w:t>
      </w:r>
      <w:r w:rsidR="00066E17">
        <w:rPr>
          <w:spacing w:val="-7"/>
        </w:rPr>
        <w:t xml:space="preserve"> </w:t>
      </w:r>
      <w:r w:rsidR="00066E17">
        <w:t>regions</w:t>
      </w:r>
      <w:r w:rsidR="00066E17">
        <w:rPr>
          <w:spacing w:val="-7"/>
        </w:rPr>
        <w:t xml:space="preserve"> </w:t>
      </w:r>
      <w:r w:rsidR="00066E17">
        <w:t>of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7"/>
        </w:rPr>
        <w:t xml:space="preserve"> </w:t>
      </w:r>
      <w:r w:rsidR="00066E17">
        <w:t>genome. In</w:t>
      </w:r>
      <w:r w:rsidR="00066E17">
        <w:rPr>
          <w:spacing w:val="-9"/>
        </w:rPr>
        <w:t xml:space="preserve"> </w:t>
      </w:r>
      <w:r w:rsidR="00066E17">
        <w:t>most</w:t>
      </w:r>
      <w:r w:rsidR="00066E17">
        <w:rPr>
          <w:spacing w:val="-9"/>
        </w:rPr>
        <w:t xml:space="preserve"> </w:t>
      </w:r>
      <w:r w:rsidR="00066E17">
        <w:t>eukaryotes,</w:t>
      </w:r>
      <w:r w:rsidR="00066E17">
        <w:rPr>
          <w:spacing w:val="-9"/>
        </w:rPr>
        <w:t xml:space="preserve"> </w:t>
      </w:r>
      <w:r w:rsidR="00066E17">
        <w:t>mRNAs</w:t>
      </w:r>
      <w:r w:rsidR="00066E17">
        <w:rPr>
          <w:spacing w:val="-8"/>
        </w:rPr>
        <w:t xml:space="preserve"> </w:t>
      </w:r>
      <w:r w:rsidR="00066E17">
        <w:t>undergo</w:t>
      </w:r>
      <w:r w:rsidR="00066E17">
        <w:rPr>
          <w:spacing w:val="-9"/>
        </w:rPr>
        <w:t xml:space="preserve"> </w:t>
      </w:r>
      <w:r w:rsidR="00066E17">
        <w:t>alternative</w:t>
      </w:r>
      <w:r w:rsidR="00066E17">
        <w:rPr>
          <w:spacing w:val="-9"/>
        </w:rPr>
        <w:t xml:space="preserve"> </w:t>
      </w:r>
      <w:r w:rsidR="00066E17">
        <w:t>splicing.</w:t>
      </w:r>
      <w:r w:rsidR="00066E17">
        <w:rPr>
          <w:spacing w:val="5"/>
        </w:rPr>
        <w:t xml:space="preserve"> </w:t>
      </w:r>
      <w:r w:rsidR="00066E17">
        <w:rPr>
          <w:spacing w:val="-4"/>
        </w:rPr>
        <w:t>However,</w:t>
      </w:r>
      <w:r w:rsidR="00066E17">
        <w:rPr>
          <w:spacing w:val="-9"/>
        </w:rPr>
        <w:t xml:space="preserve"> </w:t>
      </w:r>
      <w:r w:rsidR="00066E17">
        <w:t>some</w:t>
      </w:r>
      <w:r w:rsidR="00066E17">
        <w:rPr>
          <w:spacing w:val="-9"/>
        </w:rPr>
        <w:t xml:space="preserve"> </w:t>
      </w:r>
      <w:r w:rsidR="00066E17">
        <w:t>quantification</w:t>
      </w:r>
      <w:r w:rsidR="00066E17">
        <w:rPr>
          <w:spacing w:val="-8"/>
        </w:rPr>
        <w:t xml:space="preserve"> </w:t>
      </w:r>
      <w:r w:rsidR="00066E17">
        <w:t>will</w:t>
      </w:r>
      <w:r w:rsidR="00066E17">
        <w:rPr>
          <w:spacing w:val="-9"/>
        </w:rPr>
        <w:t xml:space="preserve"> </w:t>
      </w:r>
      <w:r w:rsidR="00066E17">
        <w:t>consider</w:t>
      </w:r>
      <w:r w:rsidR="00066E17">
        <w:rPr>
          <w:spacing w:val="-9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r w:rsidR="00066E17">
        <w:t xml:space="preserve">multiply annotated splice variants of a gene as a multi-mapper since they map to a location where </w:t>
      </w:r>
      <w:r w:rsidR="00066E17">
        <w:rPr>
          <w:spacing w:val="-3"/>
        </w:rPr>
        <w:t xml:space="preserve">several </w:t>
      </w:r>
      <w:r w:rsidR="00066E17">
        <w:t>isoforms of the</w:t>
      </w:r>
      <w:r w:rsidR="00066E17">
        <w:rPr>
          <w:spacing w:val="-28"/>
        </w:rPr>
        <w:t xml:space="preserve"> </w:t>
      </w:r>
      <w:r w:rsidR="00066E17">
        <w:t>same</w:t>
      </w:r>
      <w:r w:rsidR="00066E17">
        <w:rPr>
          <w:spacing w:val="-27"/>
        </w:rPr>
        <w:t xml:space="preserve"> </w:t>
      </w:r>
      <w:r w:rsidR="00066E17">
        <w:t>gene</w:t>
      </w:r>
      <w:r w:rsidR="00066E17">
        <w:rPr>
          <w:spacing w:val="-27"/>
        </w:rPr>
        <w:t xml:space="preserve"> </w:t>
      </w:r>
      <w:r w:rsidR="00066E17">
        <w:t>overlap.</w:t>
      </w:r>
      <w:r w:rsidR="00066E17">
        <w:rPr>
          <w:spacing w:val="-20"/>
        </w:rPr>
        <w:t xml:space="preserve"> </w:t>
      </w:r>
      <w:r w:rsidR="00066E17">
        <w:t>These</w:t>
      </w:r>
      <w:r w:rsidR="00066E17">
        <w:rPr>
          <w:spacing w:val="-27"/>
        </w:rPr>
        <w:t xml:space="preserve"> </w:t>
      </w:r>
      <w:r w:rsidR="00066E17">
        <w:t>reads</w:t>
      </w:r>
      <w:r w:rsidR="00066E17">
        <w:rPr>
          <w:spacing w:val="-27"/>
        </w:rPr>
        <w:t xml:space="preserve"> </w:t>
      </w:r>
      <w:r w:rsidR="00066E17">
        <w:t>are</w:t>
      </w:r>
      <w:r w:rsidR="00066E17">
        <w:rPr>
          <w:spacing w:val="-28"/>
        </w:rPr>
        <w:t xml:space="preserve"> </w:t>
      </w:r>
      <w:r w:rsidR="00066E17">
        <w:t>either</w:t>
      </w:r>
      <w:r w:rsidR="00066E17">
        <w:rPr>
          <w:spacing w:val="-27"/>
        </w:rPr>
        <w:t xml:space="preserve"> </w:t>
      </w:r>
      <w:r w:rsidR="00066E17">
        <w:t>penalized</w:t>
      </w:r>
      <w:r w:rsidR="00066E17">
        <w:rPr>
          <w:spacing w:val="-27"/>
        </w:rPr>
        <w:t xml:space="preserve"> </w:t>
      </w:r>
      <w:r w:rsidR="00066E17">
        <w:t>or</w:t>
      </w:r>
      <w:r w:rsidR="00066E17">
        <w:rPr>
          <w:spacing w:val="-27"/>
        </w:rPr>
        <w:t xml:space="preserve"> </w:t>
      </w:r>
      <w:r w:rsidR="00066E17">
        <w:t>discarded.</w:t>
      </w:r>
      <w:r w:rsidR="00066E17">
        <w:rPr>
          <w:spacing w:val="-20"/>
        </w:rPr>
        <w:t xml:space="preserve"> </w:t>
      </w:r>
      <w:r w:rsidR="00066E17">
        <w:t>By</w:t>
      </w:r>
      <w:r w:rsidR="00066E17">
        <w:rPr>
          <w:spacing w:val="-27"/>
        </w:rPr>
        <w:t xml:space="preserve"> </w:t>
      </w:r>
      <w:r w:rsidR="00066E17">
        <w:t>providing</w:t>
      </w:r>
      <w:r w:rsidR="00066E17">
        <w:rPr>
          <w:spacing w:val="-27"/>
        </w:rPr>
        <w:t xml:space="preserve"> </w:t>
      </w:r>
      <w:r w:rsidR="00066E17">
        <w:t>the</w:t>
      </w:r>
      <w:r w:rsidR="00066E17">
        <w:rPr>
          <w:spacing w:val="-28"/>
        </w:rPr>
        <w:t xml:space="preserve"> </w:t>
      </w:r>
      <w:r w:rsidR="00066E17">
        <w:rPr>
          <w:rFonts w:ascii="Courier New"/>
        </w:rPr>
        <w:t>--longest</w:t>
      </w:r>
      <w:r w:rsidR="00066E17">
        <w:rPr>
          <w:rFonts w:ascii="Courier New"/>
          <w:spacing w:val="-85"/>
        </w:rPr>
        <w:t xml:space="preserve"> </w:t>
      </w:r>
      <w:r w:rsidR="00066E17">
        <w:rPr>
          <w:rFonts w:ascii="Courier New"/>
        </w:rPr>
        <w:t xml:space="preserve">transcript </w:t>
      </w:r>
      <w:r w:rsidR="00066E17">
        <w:t xml:space="preserve">argument, the longest coding transcript </w:t>
      </w:r>
      <w:r w:rsidR="00066E17">
        <w:rPr>
          <w:spacing w:val="-3"/>
        </w:rPr>
        <w:t xml:space="preserve">for </w:t>
      </w:r>
      <w:r w:rsidR="00066E17">
        <w:t xml:space="preserve">each gene is retained in the GTF file.  </w:t>
      </w:r>
      <w:r w:rsidR="00066E17">
        <w:rPr>
          <w:spacing w:val="-4"/>
        </w:rPr>
        <w:t xml:space="preserve">However,  </w:t>
      </w:r>
      <w:r w:rsidR="00066E17">
        <w:t>if using Cufflinks  to quantify reads (discussed further in the next section), this is not recommended as Cufflinks is optimized to quantify isoform abundances</w:t>
      </w:r>
      <w:r w:rsidR="00066E17">
        <w:rPr>
          <w:spacing w:val="-4"/>
        </w:rPr>
        <w:t xml:space="preserve"> </w:t>
      </w:r>
      <w:r w:rsidR="00066E17">
        <w:t>(</w:t>
      </w:r>
      <w:r w:rsidR="00066E17">
        <w:rPr>
          <w:i/>
        </w:rPr>
        <w:t>13</w:t>
      </w:r>
      <w:r w:rsidR="00066E17">
        <w:t>).</w:t>
      </w:r>
    </w:p>
    <w:p w14:paraId="0AE0BD5A" w14:textId="77777777" w:rsidR="00506873" w:rsidRDefault="00066E17">
      <w:pPr>
        <w:pStyle w:val="BodyText"/>
        <w:spacing w:before="178" w:line="436" w:lineRule="auto"/>
        <w:ind w:left="119" w:right="717"/>
        <w:jc w:val="both"/>
      </w:pPr>
      <w:r>
        <w:rPr>
          <w:spacing w:val="-3"/>
        </w:rPr>
        <w:t xml:space="preserve">For </w:t>
      </w:r>
      <w:r>
        <w:t>the purposes of ribosome profiling, where 5’ and 3’ transcript biases are frequent (</w:t>
      </w:r>
      <w:r>
        <w:rPr>
          <w:i/>
        </w:rPr>
        <w:t>8, 9</w:t>
      </w:r>
      <w:r>
        <w:t>), the 5’ and 3’ ends 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transcript</w:t>
      </w:r>
      <w:r>
        <w:rPr>
          <w:spacing w:val="-8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trimmed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3"/>
        </w:rPr>
        <w:t>avoid</w:t>
      </w:r>
      <w:r>
        <w:rPr>
          <w:spacing w:val="-8"/>
        </w:rPr>
        <w:t xml:space="preserve"> </w:t>
      </w:r>
      <w:r>
        <w:t>quantification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region.</w:t>
      </w:r>
      <w:r>
        <w:rPr>
          <w:spacing w:val="1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 w:hAnsi="Courier New"/>
        </w:rPr>
        <w:t xml:space="preserve">--truncate </w:t>
      </w:r>
      <w:r>
        <w:t xml:space="preserve">argument, the 5’ and 3’ ends of each transcript will be trimmed </w:t>
      </w:r>
      <w:r>
        <w:rPr>
          <w:spacing w:val="-3"/>
        </w:rPr>
        <w:t xml:space="preserve">by </w:t>
      </w:r>
      <w:r>
        <w:t>the specified</w:t>
      </w:r>
      <w:r>
        <w:rPr>
          <w:spacing w:val="-31"/>
        </w:rPr>
        <w:t xml:space="preserve"> </w:t>
      </w:r>
      <w:r>
        <w:t>amounts.</w:t>
      </w:r>
    </w:p>
    <w:p w14:paraId="6ACCD0C7" w14:textId="77777777" w:rsidR="00506873" w:rsidRDefault="00066E1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97"/>
        <w:ind w:hanging="703"/>
      </w:pPr>
      <w:r>
        <w:t>Read</w:t>
      </w:r>
      <w:r>
        <w:rPr>
          <w:spacing w:val="-2"/>
        </w:rPr>
        <w:t xml:space="preserve"> </w:t>
      </w:r>
      <w:r>
        <w:t>Processing</w:t>
      </w:r>
    </w:p>
    <w:p w14:paraId="4E724D24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120638D2" w14:textId="77777777" w:rsidR="00506873" w:rsidRDefault="00066E17">
      <w:pPr>
        <w:pStyle w:val="BodyText"/>
        <w:spacing w:line="453" w:lineRule="auto"/>
        <w:ind w:left="119" w:right="719"/>
        <w:jc w:val="both"/>
      </w:pPr>
      <w:r>
        <w:t xml:space="preserve">While all intermediate steps of the pipelines can be run </w:t>
      </w:r>
      <w:r>
        <w:rPr>
          <w:spacing w:val="-4"/>
        </w:rPr>
        <w:t xml:space="preserve">singly, </w:t>
      </w:r>
      <w:r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 xml:space="preserve"> </w:t>
      </w:r>
      <w:r>
        <w:t>manner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file,</w:t>
      </w:r>
      <w:r>
        <w:rPr>
          <w:spacing w:val="-11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accelerating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overall</w:t>
      </w:r>
      <w:r>
        <w:rPr>
          <w:spacing w:val="-13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Descriptions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options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 xml:space="preserve">found in </w:t>
      </w:r>
      <w:r>
        <w:rPr>
          <w:spacing w:val="-7"/>
        </w:rPr>
        <w:t>Table</w:t>
      </w:r>
      <w:r>
        <w:rPr>
          <w:spacing w:val="-3"/>
        </w:rPr>
        <w:t xml:space="preserve"> </w:t>
      </w:r>
      <w:r>
        <w:t>1.</w:t>
      </w:r>
    </w:p>
    <w:p w14:paraId="13BE827E" w14:textId="77777777" w:rsidR="00506873" w:rsidRDefault="00506873">
      <w:pPr>
        <w:pStyle w:val="BodyText"/>
        <w:spacing w:before="9"/>
        <w:rPr>
          <w:sz w:val="20"/>
        </w:rPr>
      </w:pPr>
    </w:p>
    <w:p w14:paraId="0EA0EA14" w14:textId="77777777" w:rsidR="00506873" w:rsidRDefault="00066E17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717" w:hanging="291"/>
        <w:jc w:val="both"/>
      </w:pPr>
      <w:r>
        <w:rPr>
          <w:b/>
          <w:spacing w:val="-3"/>
        </w:rPr>
        <w:t>Trimming</w:t>
      </w:r>
      <w:r>
        <w:rPr>
          <w:spacing w:val="-3"/>
        </w:rPr>
        <w:t>:</w:t>
      </w:r>
      <w:r>
        <w:rPr>
          <w:spacing w:val="3"/>
        </w:rPr>
        <w:t xml:space="preserve"> </w:t>
      </w:r>
      <w:r>
        <w:t>First,</w:t>
      </w:r>
      <w:r>
        <w:rPr>
          <w:spacing w:val="-11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cleaned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artifacts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creation.</w:t>
      </w:r>
      <w:r>
        <w:rPr>
          <w:spacing w:val="5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adaptors,</w:t>
      </w:r>
      <w:r>
        <w:rPr>
          <w:spacing w:val="-12"/>
        </w:rPr>
        <w:t xml:space="preserve"> </w:t>
      </w:r>
      <w:r>
        <w:t>unique molecular</w:t>
      </w:r>
      <w:r>
        <w:rPr>
          <w:spacing w:val="-13"/>
        </w:rPr>
        <w:t xml:space="preserve"> </w:t>
      </w:r>
      <w:r>
        <w:t>identifier</w:t>
      </w:r>
      <w:r>
        <w:rPr>
          <w:spacing w:val="-12"/>
        </w:rPr>
        <w:t xml:space="preserve"> </w:t>
      </w:r>
      <w:r>
        <w:t>(UMI)</w:t>
      </w:r>
      <w:r>
        <w:rPr>
          <w:spacing w:val="-12"/>
        </w:rPr>
        <w:t xml:space="preserve"> </w:t>
      </w:r>
      <w:r>
        <w:t>sequences,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errors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low</w:t>
      </w:r>
      <w:r>
        <w:rPr>
          <w:spacing w:val="-13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calls.</w:t>
      </w:r>
      <w:r>
        <w:rPr>
          <w:spacing w:val="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doing</w:t>
      </w:r>
      <w:r>
        <w:rPr>
          <w:spacing w:val="-12"/>
        </w:rPr>
        <w:t xml:space="preserve"> </w:t>
      </w:r>
      <w:r>
        <w:rPr>
          <w:spacing w:val="-3"/>
        </w:rPr>
        <w:t xml:space="preserve">so, </w:t>
      </w:r>
      <w:r>
        <w:t>non-native</w:t>
      </w:r>
      <w:r>
        <w:rPr>
          <w:spacing w:val="-14"/>
        </w:rPr>
        <w:t xml:space="preserve"> </w:t>
      </w:r>
      <w:r>
        <w:t>sequences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removed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align</w:t>
      </w:r>
      <w:r>
        <w:rPr>
          <w:spacing w:val="-14"/>
        </w:rPr>
        <w:t xml:space="preserve"> </w:t>
      </w:r>
      <w:r>
        <w:t>properly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reference.</w:t>
      </w:r>
      <w:r>
        <w:rPr>
          <w:spacing w:val="1"/>
        </w:rPr>
        <w:t xml:space="preserve"> </w:t>
      </w:r>
      <w:r>
        <w:t>XPRESSpipe</w:t>
      </w:r>
      <w:r>
        <w:rPr>
          <w:spacing w:val="-13"/>
        </w:rPr>
        <w:t xml:space="preserve"> </w:t>
      </w:r>
      <w:r>
        <w:t>uses</w:t>
      </w:r>
      <w:r>
        <w:rPr>
          <w:spacing w:val="-14"/>
        </w:rPr>
        <w:t xml:space="preserve"> </w:t>
      </w:r>
      <w:r>
        <w:rPr>
          <w:spacing w:val="-3"/>
        </w:rPr>
        <w:t xml:space="preserve">fastp,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faster,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trimming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r>
        <w:t>alignable</w:t>
      </w:r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(</w:t>
      </w:r>
      <w:r>
        <w:rPr>
          <w:i/>
        </w:rPr>
        <w:t>14</w:t>
      </w:r>
      <w:r>
        <w:t>).</w:t>
      </w:r>
      <w:r>
        <w:rPr>
          <w:spacing w:val="3"/>
        </w:rPr>
        <w:t xml:space="preserve"> </w:t>
      </w:r>
      <w:r>
        <w:t>Adaptor</w:t>
      </w:r>
      <w:r>
        <w:rPr>
          <w:spacing w:val="-11"/>
        </w:rPr>
        <w:t xml:space="preserve"> </w:t>
      </w:r>
      <w:r>
        <w:t>sequence, base</w:t>
      </w:r>
      <w:r>
        <w:rPr>
          <w:spacing w:val="-17"/>
        </w:rPr>
        <w:t xml:space="preserve"> </w:t>
      </w:r>
      <w:r>
        <w:rPr>
          <w:spacing w:val="-3"/>
        </w:rPr>
        <w:t>quality,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read</w:t>
      </w:r>
      <w:r>
        <w:rPr>
          <w:spacing w:val="-16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adjustable</w:t>
      </w:r>
      <w:r>
        <w:rPr>
          <w:spacing w:val="-17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user.</w:t>
      </w:r>
      <w:r>
        <w:t xml:space="preserve"> Additionally,</w:t>
      </w:r>
      <w:r>
        <w:rPr>
          <w:spacing w:val="-15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UMIs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PCR</w:t>
      </w:r>
      <w:r>
        <w:rPr>
          <w:spacing w:val="-3"/>
        </w:rPr>
        <w:t xml:space="preserve"> </w:t>
      </w:r>
      <w:r>
        <w:t>duplication</w:t>
      </w:r>
      <w:r>
        <w:rPr>
          <w:spacing w:val="-4"/>
        </w:rPr>
        <w:t xml:space="preserve"> </w:t>
      </w:r>
      <w:r>
        <w:t>(</w:t>
      </w:r>
      <w:r>
        <w:rPr>
          <w:i/>
        </w:rPr>
        <w:t>15</w:t>
      </w:r>
      <w:r>
        <w:t>).</w:t>
      </w:r>
    </w:p>
    <w:p w14:paraId="4E40AD9F" w14:textId="77777777" w:rsidR="00506873" w:rsidRDefault="00066E17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717" w:hanging="291"/>
        <w:jc w:val="both"/>
      </w:pPr>
      <w:r>
        <w:rPr>
          <w:b/>
        </w:rPr>
        <w:t>Alignment</w:t>
      </w:r>
      <w:r>
        <w:t>:</w:t>
      </w:r>
      <w:r>
        <w:rPr>
          <w:spacing w:val="-2"/>
        </w:rPr>
        <w:t xml:space="preserve"> </w:t>
      </w:r>
      <w:r>
        <w:t>After</w:t>
      </w:r>
      <w:r>
        <w:rPr>
          <w:spacing w:val="-18"/>
        </w:rPr>
        <w:t xml:space="preserve"> </w:t>
      </w:r>
      <w:r>
        <w:t>trimming,</w:t>
      </w:r>
      <w:r>
        <w:rPr>
          <w:spacing w:val="-18"/>
        </w:rPr>
        <w:t xml:space="preserve"> </w:t>
      </w:r>
      <w:r>
        <w:t>reads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then</w:t>
      </w:r>
      <w:r>
        <w:rPr>
          <w:spacing w:val="-19"/>
        </w:rPr>
        <w:t xml:space="preserve"> </w:t>
      </w:r>
      <w:r>
        <w:t>aligned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reference</w:t>
      </w:r>
      <w:r>
        <w:rPr>
          <w:spacing w:val="-19"/>
        </w:rPr>
        <w:t xml:space="preserve"> </w:t>
      </w:r>
      <w:r>
        <w:t>genome.</w:t>
      </w:r>
      <w:r>
        <w:rPr>
          <w:spacing w:val="1"/>
        </w:rPr>
        <w:t xml:space="preserve"> </w:t>
      </w:r>
      <w:r>
        <w:t>XPRESSpipe</w:t>
      </w:r>
      <w:r>
        <w:rPr>
          <w:spacing w:val="-19"/>
        </w:rPr>
        <w:t xml:space="preserve"> </w:t>
      </w:r>
      <w:r>
        <w:t>uses</w:t>
      </w:r>
      <w:r>
        <w:rPr>
          <w:spacing w:val="-19"/>
        </w:rPr>
        <w:t xml:space="preserve"> </w:t>
      </w:r>
      <w:r>
        <w:rPr>
          <w:spacing w:val="-6"/>
        </w:rPr>
        <w:t>STAR,</w:t>
      </w:r>
      <w:r>
        <w:rPr>
          <w:spacing w:val="-19"/>
        </w:rPr>
        <w:t xml:space="preserve"> </w:t>
      </w:r>
      <w:r>
        <w:t>which, while</w:t>
      </w:r>
      <w:r>
        <w:rPr>
          <w:spacing w:val="-10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intensive</w:t>
      </w:r>
      <w:r>
        <w:rPr>
          <w:spacing w:val="-9"/>
        </w:rPr>
        <w:t xml:space="preserve"> </w:t>
      </w:r>
      <w:r>
        <w:t>approach,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fast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performing</w:t>
      </w:r>
      <w:r>
        <w:rPr>
          <w:spacing w:val="-9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alignment options</w:t>
      </w:r>
      <w:r>
        <w:rPr>
          <w:spacing w:val="-18"/>
        </w:rPr>
        <w:t xml:space="preserve"> </w:t>
      </w:r>
      <w:r>
        <w:t>currently</w:t>
      </w:r>
      <w:r>
        <w:rPr>
          <w:spacing w:val="-17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(</w:t>
      </w:r>
      <w:r>
        <w:rPr>
          <w:i/>
        </w:rPr>
        <w:t>12,16</w:t>
      </w:r>
      <w:r>
        <w:t>). XPRESSpipe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capable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performing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single-pass,</w:t>
      </w:r>
      <w:r>
        <w:rPr>
          <w:spacing w:val="-16"/>
        </w:rPr>
        <w:t xml:space="preserve"> </w:t>
      </w:r>
      <w:r>
        <w:t>splice-aware</w:t>
      </w:r>
      <w:r>
        <w:rPr>
          <w:spacing w:val="-18"/>
        </w:rPr>
        <w:t xml:space="preserve"> </w:t>
      </w:r>
      <w:r>
        <w:t>GTF- guided</w:t>
      </w:r>
      <w:r>
        <w:rPr>
          <w:spacing w:val="-7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two-pass</w:t>
      </w:r>
      <w:r>
        <w:rPr>
          <w:spacing w:val="-6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reads</w:t>
      </w:r>
      <w:r>
        <w:rPr>
          <w:spacing w:val="-6"/>
        </w:rPr>
        <w:t xml:space="preserve"> </w:t>
      </w:r>
      <w:r>
        <w:t>wherein</w:t>
      </w:r>
      <w:r>
        <w:rPr>
          <w:spacing w:val="-6"/>
        </w:rPr>
        <w:t xml:space="preserve"> </w:t>
      </w:r>
      <w:r>
        <w:t>novel</w:t>
      </w:r>
      <w:r>
        <w:rPr>
          <w:spacing w:val="-6"/>
        </w:rPr>
        <w:t xml:space="preserve"> </w:t>
      </w:r>
      <w:r>
        <w:t>splice</w:t>
      </w:r>
      <w:r>
        <w:rPr>
          <w:spacing w:val="-6"/>
        </w:rPr>
        <w:t xml:space="preserve"> </w:t>
      </w:r>
      <w:r>
        <w:t>junctions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determined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built into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reference,</w:t>
      </w:r>
      <w:r>
        <w:rPr>
          <w:spacing w:val="-16"/>
        </w:rPr>
        <w:t xml:space="preserve"> </w:t>
      </w:r>
      <w:r>
        <w:t>followed</w:t>
      </w:r>
      <w:r>
        <w:rPr>
          <w:spacing w:val="-16"/>
        </w:rPr>
        <w:t xml:space="preserve"> </w:t>
      </w:r>
      <w:r>
        <w:rPr>
          <w:spacing w:val="-3"/>
        </w:rPr>
        <w:t>by</w:t>
      </w:r>
      <w:r>
        <w:rPr>
          <w:spacing w:val="-17"/>
        </w:rPr>
        <w:t xml:space="preserve"> </w:t>
      </w:r>
      <w:r>
        <w:t>alignment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reads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reference. A</w:t>
      </w:r>
      <w:r>
        <w:rPr>
          <w:spacing w:val="-17"/>
        </w:rPr>
        <w:t xml:space="preserve"> </w:t>
      </w:r>
      <w:r>
        <w:t>sorted-by-coordinate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 xml:space="preserve">indexed BAM file </w:t>
      </w:r>
      <w:r>
        <w:rPr>
          <w:spacing w:val="-3"/>
        </w:rPr>
        <w:t>by</w:t>
      </w:r>
      <w:r>
        <w:rPr>
          <w:spacing w:val="-4"/>
        </w:rPr>
        <w:t xml:space="preserve"> </w:t>
      </w:r>
      <w:r>
        <w:rPr>
          <w:spacing w:val="-6"/>
        </w:rPr>
        <w:t>STAR.</w:t>
      </w:r>
    </w:p>
    <w:p w14:paraId="22519AFC" w14:textId="77777777" w:rsidR="00506873" w:rsidRDefault="00066E17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717" w:hanging="291"/>
        <w:jc w:val="both"/>
      </w:pPr>
      <w:r>
        <w:rPr>
          <w:b/>
        </w:rPr>
        <w:t>Post-alignment Processing</w:t>
      </w:r>
      <w:r>
        <w:t xml:space="preserve">: XPRESSpipe will further process alignment files </w:t>
      </w:r>
      <w:r>
        <w:rPr>
          <w:spacing w:val="-3"/>
        </w:rPr>
        <w:t xml:space="preserve">by </w:t>
      </w:r>
      <w:r>
        <w:t xml:space="preserve">parsing files </w:t>
      </w:r>
      <w:r>
        <w:rPr>
          <w:spacing w:val="-3"/>
        </w:rPr>
        <w:t xml:space="preserve">for </w:t>
      </w:r>
      <w:r>
        <w:t>only unique alignments that are then passed on to the next steps. PCR duplicates are detected and marked or removed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downstream</w:t>
      </w:r>
      <w:r>
        <w:rPr>
          <w:spacing w:val="-12"/>
        </w:rPr>
        <w:t xml:space="preserve"> </w:t>
      </w:r>
      <w:r>
        <w:t>processing;</w:t>
      </w:r>
      <w:r>
        <w:rPr>
          <w:spacing w:val="-11"/>
        </w:rPr>
        <w:t xml:space="preserve"> </w:t>
      </w:r>
      <w:r>
        <w:rPr>
          <w:spacing w:val="-4"/>
        </w:rPr>
        <w:t>however,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UMIs</w:t>
      </w:r>
      <w:r>
        <w:rPr>
          <w:spacing w:val="-11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 xml:space="preserve">provided or or unless the user specifies to use deduplicated alignments </w:t>
      </w:r>
      <w:r>
        <w:rPr>
          <w:spacing w:val="-3"/>
        </w:rPr>
        <w:t xml:space="preserve">for </w:t>
      </w:r>
      <w:r>
        <w:t xml:space="preserve">downstream processing. Use of de- duplicated alignment files </w:t>
      </w:r>
      <w:r>
        <w:rPr>
          <w:spacing w:val="-3"/>
        </w:rPr>
        <w:t xml:space="preserve">may </w:t>
      </w:r>
      <w:r>
        <w:t>be advisable in situations where the library complexity profiles (discussed below)</w:t>
      </w:r>
      <w:r>
        <w:rPr>
          <w:spacing w:val="-13"/>
        </w:rPr>
        <w:t xml:space="preserve"> </w:t>
      </w:r>
      <w:r>
        <w:t>exhibit</w:t>
      </w:r>
      <w:r>
        <w:rPr>
          <w:spacing w:val="-13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duplication</w:t>
      </w:r>
      <w:r>
        <w:rPr>
          <w:spacing w:val="-13"/>
        </w:rPr>
        <w:t xml:space="preserve"> </w:t>
      </w:r>
      <w:r>
        <w:rPr>
          <w:spacing w:val="-3"/>
        </w:rPr>
        <w:t>levels.</w:t>
      </w:r>
      <w:r>
        <w:rPr>
          <w:spacing w:val="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samtools</w:t>
      </w:r>
      <w:r>
        <w:rPr>
          <w:spacing w:val="-12"/>
        </w:rPr>
        <w:t xml:space="preserve"> </w:t>
      </w:r>
      <w:r>
        <w:t>(</w:t>
      </w:r>
      <w:r>
        <w:rPr>
          <w:i/>
        </w:rPr>
        <w:t>17</w:t>
      </w:r>
      <w:r>
        <w:t>).</w:t>
      </w:r>
      <w:r>
        <w:rPr>
          <w:spacing w:val="2"/>
        </w:rPr>
        <w:t xml:space="preserve"> </w:t>
      </w:r>
      <w:r>
        <w:t>Optionally,</w:t>
      </w:r>
      <w:r>
        <w:rPr>
          <w:spacing w:val="-12"/>
        </w:rPr>
        <w:t xml:space="preserve"> </w:t>
      </w:r>
      <w:r>
        <w:t>BED</w:t>
      </w:r>
      <w:r>
        <w:rPr>
          <w:spacing w:val="-13"/>
        </w:rPr>
        <w:t xml:space="preserve"> </w:t>
      </w:r>
      <w:r>
        <w:t>and bigWig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output.</w:t>
      </w:r>
      <w:r>
        <w:rPr>
          <w:spacing w:val="9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conversions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r>
        <w:t>bedtools</w:t>
      </w:r>
      <w:r>
        <w:rPr>
          <w:spacing w:val="-4"/>
        </w:rPr>
        <w:t xml:space="preserve"> </w:t>
      </w:r>
      <w:r>
        <w:t>(</w:t>
      </w:r>
      <w:r>
        <w:rPr>
          <w:i/>
        </w:rPr>
        <w:t>18</w:t>
      </w:r>
      <w:r>
        <w:t>)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deeptools</w:t>
      </w:r>
      <w:r>
        <w:rPr>
          <w:spacing w:val="-5"/>
        </w:rPr>
        <w:t xml:space="preserve"> </w:t>
      </w:r>
      <w:r>
        <w:t>(</w:t>
      </w:r>
      <w:r>
        <w:rPr>
          <w:i/>
        </w:rPr>
        <w:t>19</w:t>
      </w:r>
      <w:r>
        <w:t>).</w:t>
      </w:r>
    </w:p>
    <w:p w14:paraId="2FB37071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11ED700D" w14:textId="77777777" w:rsidR="00506873" w:rsidRDefault="00066E17">
      <w:pPr>
        <w:pStyle w:val="ListParagraph"/>
        <w:numPr>
          <w:ilvl w:val="0"/>
          <w:numId w:val="7"/>
        </w:numPr>
        <w:tabs>
          <w:tab w:val="left" w:pos="666"/>
        </w:tabs>
        <w:spacing w:before="73" w:line="436" w:lineRule="auto"/>
        <w:ind w:right="717" w:hanging="291"/>
        <w:jc w:val="both"/>
      </w:pPr>
      <w:r>
        <w:rPr>
          <w:b/>
        </w:rPr>
        <w:lastRenderedPageBreak/>
        <w:t>Read Quantification</w:t>
      </w:r>
      <w:r>
        <w:t xml:space="preserve">: XPRESSpipe quantifies read alignments </w:t>
      </w:r>
      <w:r>
        <w:rPr>
          <w:spacing w:val="-3"/>
        </w:rPr>
        <w:t xml:space="preserve">for </w:t>
      </w:r>
      <w:r>
        <w:t xml:space="preserve">each input file using HTSeq with </w:t>
      </w:r>
      <w:r>
        <w:rPr>
          <w:spacing w:val="-4"/>
        </w:rPr>
        <w:t>the</w:t>
      </w:r>
      <w:r>
        <w:rPr>
          <w:spacing w:val="53"/>
        </w:rPr>
        <w:t xml:space="preserve"> </w:t>
      </w:r>
      <w:r>
        <w:rPr>
          <w:rFonts w:ascii="Courier New"/>
        </w:rPr>
        <w:t xml:space="preserve">intersection-nonempty </w:t>
      </w:r>
      <w:r>
        <w:t>method as default (</w:t>
      </w:r>
      <w:r>
        <w:rPr>
          <w:i/>
        </w:rPr>
        <w:t>10, 20</w:t>
      </w:r>
      <w:r>
        <w:t>).</w:t>
      </w:r>
      <w:r>
        <w:rPr>
          <w:spacing w:val="17"/>
        </w:rPr>
        <w:t xml:space="preserve"> </w:t>
      </w:r>
      <w:r>
        <w:t xml:space="preserve">Our rationale </w:t>
      </w:r>
      <w:r>
        <w:rPr>
          <w:spacing w:val="-3"/>
        </w:rPr>
        <w:t xml:space="preserve">for </w:t>
      </w:r>
      <w:r>
        <w:t>this decision is that it conforms closer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TCGA</w:t>
      </w:r>
      <w:r>
        <w:rPr>
          <w:spacing w:val="-9"/>
        </w:rPr>
        <w:t xml:space="preserve"> </w:t>
      </w:r>
      <w:r>
        <w:t>standards.</w:t>
      </w:r>
      <w:r>
        <w:rPr>
          <w:spacing w:val="5"/>
        </w:rPr>
        <w:t xml:space="preserve"> </w:t>
      </w:r>
      <w:r>
        <w:t>Additionally,</w:t>
      </w:r>
      <w:r>
        <w:rPr>
          <w:spacing w:val="-8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longest-transcript</w:t>
      </w:r>
      <w:r>
        <w:rPr>
          <w:spacing w:val="-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GTF</w:t>
      </w:r>
      <w:r>
        <w:rPr>
          <w:spacing w:val="-9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less</w:t>
      </w:r>
    </w:p>
    <w:p w14:paraId="5CF063C2" w14:textId="77777777" w:rsidR="00506873" w:rsidRDefault="00A534A6">
      <w:pPr>
        <w:pStyle w:val="BodyText"/>
        <w:spacing w:before="33" w:line="444" w:lineRule="auto"/>
        <w:ind w:left="665" w:right="717"/>
        <w:jc w:val="both"/>
      </w:pPr>
      <w:r>
        <w:pict w14:anchorId="7ED6436F">
          <v:line id="_x0000_s1056" alt="" style="position:absolute;left:0;text-align:left;z-index:-251668992;mso-wrap-edited:f;mso-width-percent:0;mso-height-percent:0;mso-position-horizontal-relative:page;mso-width-percent:0;mso-height-percent:0" from="450.7pt,59.6pt" to="454.15pt,59.6pt" strokeweight=".14042mm">
            <w10:wrap anchorx="page"/>
          </v:line>
        </w:pict>
      </w:r>
      <w:r w:rsidR="00066E17">
        <w:t>concerned</w:t>
      </w:r>
      <w:r w:rsidR="00066E17">
        <w:rPr>
          <w:spacing w:val="-8"/>
        </w:rPr>
        <w:t xml:space="preserve"> </w:t>
      </w:r>
      <w:r w:rsidR="00066E17">
        <w:t>with</w:t>
      </w:r>
      <w:r w:rsidR="00066E17">
        <w:rPr>
          <w:spacing w:val="-6"/>
        </w:rPr>
        <w:t xml:space="preserve"> </w:t>
      </w:r>
      <w:r w:rsidR="00066E17">
        <w:t>isoform</w:t>
      </w:r>
      <w:r w:rsidR="00066E17">
        <w:rPr>
          <w:spacing w:val="-8"/>
        </w:rPr>
        <w:t xml:space="preserve"> </w:t>
      </w:r>
      <w:r w:rsidR="00066E17">
        <w:t>abundance</w:t>
      </w:r>
      <w:r w:rsidR="00066E17">
        <w:rPr>
          <w:spacing w:val="-7"/>
        </w:rPr>
        <w:t xml:space="preserve"> </w:t>
      </w:r>
      <w:r w:rsidR="00066E17">
        <w:t>estimates.</w:t>
      </w:r>
      <w:r w:rsidR="00066E17">
        <w:rPr>
          <w:spacing w:val="8"/>
        </w:rPr>
        <w:t xml:space="preserve"> </w:t>
      </w:r>
      <w:r w:rsidR="00066E17">
        <w:rPr>
          <w:spacing w:val="-4"/>
        </w:rPr>
        <w:t>However,</w:t>
      </w:r>
      <w:r w:rsidR="00066E17">
        <w:rPr>
          <w:spacing w:val="-6"/>
        </w:rPr>
        <w:t xml:space="preserve"> </w:t>
      </w:r>
      <w:r w:rsidR="00066E17">
        <w:t>there</w:t>
      </w:r>
      <w:r w:rsidR="00066E17">
        <w:rPr>
          <w:spacing w:val="-7"/>
        </w:rPr>
        <w:t xml:space="preserve"> </w:t>
      </w:r>
      <w:r w:rsidR="00066E17">
        <w:t>are</w:t>
      </w:r>
      <w:r w:rsidR="00066E17">
        <w:rPr>
          <w:spacing w:val="-8"/>
        </w:rPr>
        <w:t xml:space="preserve"> </w:t>
      </w:r>
      <w:r w:rsidR="00066E17">
        <w:t>limitations</w:t>
      </w:r>
      <w:r w:rsidR="00066E17">
        <w:rPr>
          <w:spacing w:val="-6"/>
        </w:rPr>
        <w:t xml:space="preserve"> </w:t>
      </w:r>
      <w:r w:rsidR="00066E17">
        <w:t>of</w:t>
      </w:r>
      <w:r w:rsidR="00066E17">
        <w:rPr>
          <w:spacing w:val="-8"/>
        </w:rPr>
        <w:t xml:space="preserve"> </w:t>
      </w:r>
      <w:r w:rsidR="00066E17">
        <w:t>HTSeq,</w:t>
      </w:r>
      <w:r w:rsidR="00066E17">
        <w:rPr>
          <w:spacing w:val="-6"/>
        </w:rPr>
        <w:t xml:space="preserve"> </w:t>
      </w:r>
      <w:r w:rsidR="00066E17">
        <w:t>therefore</w:t>
      </w:r>
      <w:r w:rsidR="00066E17">
        <w:rPr>
          <w:spacing w:val="-7"/>
        </w:rPr>
        <w:t xml:space="preserve"> </w:t>
      </w:r>
      <w:r w:rsidR="00066E17">
        <w:t>Cufflinks is included as a optional quantification method (</w:t>
      </w:r>
      <w:r w:rsidR="00066E17">
        <w:rPr>
          <w:i/>
        </w:rPr>
        <w:t>13, 20</w:t>
      </w:r>
      <w:r w:rsidR="00066E17">
        <w:t>). Use of Cufflinks will output a read table that has been</w:t>
      </w:r>
      <w:r w:rsidR="00066E17">
        <w:rPr>
          <w:spacing w:val="-11"/>
        </w:rPr>
        <w:t xml:space="preserve"> </w:t>
      </w:r>
      <w:r w:rsidR="00066E17">
        <w:t>normalized</w:t>
      </w:r>
      <w:r w:rsidR="00066E17">
        <w:rPr>
          <w:spacing w:val="-10"/>
        </w:rPr>
        <w:t xml:space="preserve"> </w:t>
      </w:r>
      <w:r w:rsidR="00066E17">
        <w:rPr>
          <w:spacing w:val="-3"/>
        </w:rPr>
        <w:t>already.</w:t>
      </w:r>
      <w:r w:rsidR="00066E17">
        <w:rPr>
          <w:spacing w:val="14"/>
        </w:rPr>
        <w:t xml:space="preserve"> </w:t>
      </w:r>
      <w:r w:rsidR="00066E17">
        <w:t>If</w:t>
      </w:r>
      <w:r w:rsidR="00066E17">
        <w:rPr>
          <w:spacing w:val="-10"/>
        </w:rPr>
        <w:t xml:space="preserve"> </w:t>
      </w:r>
      <w:r w:rsidR="00066E17">
        <w:t>masking</w:t>
      </w:r>
      <w:r w:rsidR="00066E17">
        <w:rPr>
          <w:spacing w:val="-10"/>
        </w:rPr>
        <w:t xml:space="preserve"> </w:t>
      </w:r>
      <w:r w:rsidR="00066E17">
        <w:t>of</w:t>
      </w:r>
      <w:r w:rsidR="00066E17">
        <w:rPr>
          <w:spacing w:val="-10"/>
        </w:rPr>
        <w:t xml:space="preserve"> </w:t>
      </w:r>
      <w:r w:rsidR="00066E17">
        <w:t>non-coding</w:t>
      </w:r>
      <w:r w:rsidR="00066E17">
        <w:rPr>
          <w:spacing w:val="-10"/>
        </w:rPr>
        <w:t xml:space="preserve"> </w:t>
      </w:r>
      <w:r w:rsidR="00066E17">
        <w:t>RNAs</w:t>
      </w:r>
      <w:r w:rsidR="00066E17">
        <w:rPr>
          <w:spacing w:val="-11"/>
        </w:rPr>
        <w:t xml:space="preserve"> </w:t>
      </w:r>
      <w:r w:rsidR="00066E17">
        <w:t>is</w:t>
      </w:r>
      <w:r w:rsidR="00066E17">
        <w:rPr>
          <w:spacing w:val="-10"/>
        </w:rPr>
        <w:t xml:space="preserve"> </w:t>
      </w:r>
      <w:r w:rsidR="00066E17">
        <w:t>desired,</w:t>
      </w:r>
      <w:r w:rsidR="00066E17">
        <w:rPr>
          <w:spacing w:val="-8"/>
        </w:rPr>
        <w:t xml:space="preserve"> </w:t>
      </w:r>
      <w:r w:rsidR="00066E17">
        <w:t>a</w:t>
      </w:r>
      <w:r w:rsidR="00066E17">
        <w:rPr>
          <w:spacing w:val="-10"/>
        </w:rPr>
        <w:t xml:space="preserve"> </w:t>
      </w:r>
      <w:r w:rsidR="00066E17">
        <w:rPr>
          <w:rFonts w:ascii="Courier New"/>
        </w:rPr>
        <w:t>protein</w:t>
      </w:r>
      <w:r w:rsidR="00066E17">
        <w:rPr>
          <w:rFonts w:ascii="Courier New"/>
          <w:spacing w:val="-72"/>
        </w:rPr>
        <w:t xml:space="preserve"> </w:t>
      </w:r>
      <w:r w:rsidR="00066E17">
        <w:rPr>
          <w:rFonts w:ascii="Courier New"/>
        </w:rPr>
        <w:t>coding</w:t>
      </w:r>
      <w:r w:rsidR="00066E17">
        <w:rPr>
          <w:rFonts w:ascii="Courier New"/>
          <w:spacing w:val="-81"/>
        </w:rPr>
        <w:t xml:space="preserve"> </w:t>
      </w:r>
      <w:r w:rsidR="00066E17">
        <w:t>modified</w:t>
      </w:r>
      <w:r w:rsidR="00066E17">
        <w:rPr>
          <w:spacing w:val="-10"/>
        </w:rPr>
        <w:t xml:space="preserve"> </w:t>
      </w:r>
      <w:r w:rsidR="00066E17">
        <w:t>GTF</w:t>
      </w:r>
      <w:r w:rsidR="00066E17">
        <w:rPr>
          <w:spacing w:val="-10"/>
        </w:rPr>
        <w:t xml:space="preserve"> </w:t>
      </w:r>
      <w:r w:rsidR="00066E17">
        <w:t xml:space="preserve">file should be provided </w:t>
      </w:r>
      <w:r w:rsidR="00066E17">
        <w:rPr>
          <w:spacing w:val="-3"/>
        </w:rPr>
        <w:t xml:space="preserve">for </w:t>
      </w:r>
      <w:r w:rsidR="00066E17">
        <w:t xml:space="preserve">the </w:t>
      </w:r>
      <w:r w:rsidR="00066E17">
        <w:rPr>
          <w:rFonts w:ascii="Courier New"/>
        </w:rPr>
        <w:t>--gtf</w:t>
      </w:r>
      <w:r w:rsidR="00066E17">
        <w:rPr>
          <w:rFonts w:ascii="Courier New"/>
          <w:spacing w:val="-81"/>
        </w:rPr>
        <w:t xml:space="preserve"> </w:t>
      </w:r>
      <w:r w:rsidR="00066E17">
        <w:t>argument.</w:t>
      </w:r>
    </w:p>
    <w:p w14:paraId="0D2FFCCB" w14:textId="77777777" w:rsidR="00506873" w:rsidRDefault="00066E17">
      <w:pPr>
        <w:pStyle w:val="ListParagraph"/>
        <w:numPr>
          <w:ilvl w:val="0"/>
          <w:numId w:val="7"/>
        </w:numPr>
        <w:tabs>
          <w:tab w:val="left" w:pos="666"/>
        </w:tabs>
        <w:spacing w:before="1" w:line="478" w:lineRule="exact"/>
        <w:ind w:right="717" w:hanging="291"/>
        <w:jc w:val="both"/>
      </w:pPr>
      <w:r>
        <w:rPr>
          <w:b/>
        </w:rPr>
        <w:t>Normalization</w:t>
      </w:r>
      <w:r>
        <w:t>:</w:t>
      </w:r>
      <w:r>
        <w:rPr>
          <w:spacing w:val="3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normalization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XPRESSpipe</w:t>
      </w:r>
      <w:r>
        <w:rPr>
          <w:spacing w:val="-10"/>
        </w:rPr>
        <w:t xml:space="preserve">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way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XPRESS- plot package described later. </w:t>
      </w:r>
      <w:r>
        <w:rPr>
          <w:spacing w:val="-3"/>
        </w:rPr>
        <w:t xml:space="preserve">For </w:t>
      </w:r>
      <w:r>
        <w:t>normalizations involving transcript length, the appropriate GTF must be provided. Current sample normalization methods available include reads-per-million (RPM), Reads-per- kilobase-million (RPKM) or Fragments-per-kilobase-million (FPKM), and transcripts per million (TPM)</w:t>
      </w:r>
      <w:r>
        <w:rPr>
          <w:spacing w:val="-10"/>
        </w:rPr>
        <w:t xml:space="preserve"> </w:t>
      </w:r>
      <w:r>
        <w:t>nor- malization</w:t>
      </w:r>
      <w:r>
        <w:rPr>
          <w:spacing w:val="-9"/>
        </w:rPr>
        <w:t xml:space="preserve"> </w:t>
      </w:r>
      <w:r>
        <w:t>(</w:t>
      </w:r>
      <w:r>
        <w:rPr>
          <w:i/>
        </w:rPr>
        <w:t>21</w:t>
      </w:r>
      <w:r>
        <w:t>).</w:t>
      </w:r>
      <w:r>
        <w:rPr>
          <w:spacing w:val="4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sequenced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chips,</w:t>
      </w:r>
      <w:r>
        <w:rPr>
          <w:spacing w:val="-9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individuals,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 xml:space="preserve">different </w:t>
      </w:r>
      <w:r>
        <w:rPr>
          <w:spacing w:val="-3"/>
        </w:rPr>
        <w:t>days,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Courier New"/>
        </w:rPr>
        <w:t>--batch</w:t>
      </w:r>
      <w:r>
        <w:rPr>
          <w:rFonts w:ascii="Courier New"/>
          <w:spacing w:val="-82"/>
        </w:rPr>
        <w:t xml:space="preserve"> </w:t>
      </w:r>
      <w:r>
        <w:t>argument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metadata</w:t>
      </w:r>
      <w:r>
        <w:rPr>
          <w:spacing w:val="-11"/>
        </w:rPr>
        <w:t xml:space="preserve"> </w:t>
      </w:r>
      <w:r>
        <w:t>matrix,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then processed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 xml:space="preserve">of XPRESSplot </w:t>
      </w:r>
      <w:r>
        <w:rPr>
          <w:spacing w:val="-3"/>
        </w:rPr>
        <w:t xml:space="preserve">by </w:t>
      </w:r>
      <w:r>
        <w:t>the ComBat package</w:t>
      </w:r>
      <w:r>
        <w:rPr>
          <w:spacing w:val="-5"/>
        </w:rPr>
        <w:t xml:space="preserve"> </w:t>
      </w:r>
      <w:r>
        <w:t>(</w:t>
      </w:r>
      <w:r>
        <w:rPr>
          <w:i/>
        </w:rPr>
        <w:t>22</w:t>
      </w:r>
      <w:r>
        <w:t>).</w:t>
      </w:r>
    </w:p>
    <w:p w14:paraId="0501C021" w14:textId="77777777" w:rsidR="00506873" w:rsidRDefault="00506873">
      <w:pPr>
        <w:pStyle w:val="BodyText"/>
        <w:spacing w:before="7"/>
        <w:rPr>
          <w:sz w:val="30"/>
        </w:rPr>
      </w:pPr>
    </w:p>
    <w:p w14:paraId="2F34774C" w14:textId="77777777" w:rsidR="00506873" w:rsidRDefault="00066E17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717" w:hanging="291"/>
        <w:jc w:val="both"/>
      </w:pPr>
      <w:r>
        <w:rPr>
          <w:b/>
        </w:rPr>
        <w:t>Quality</w:t>
      </w:r>
      <w:r>
        <w:rPr>
          <w:b/>
          <w:spacing w:val="-9"/>
        </w:rPr>
        <w:t xml:space="preserve"> </w:t>
      </w:r>
      <w:r>
        <w:rPr>
          <w:b/>
        </w:rPr>
        <w:t>Control</w:t>
      </w:r>
      <w:r>
        <w:t>:</w:t>
      </w:r>
      <w:r>
        <w:rPr>
          <w:spacing w:val="5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RNA-seq</w:t>
      </w:r>
      <w:r>
        <w:rPr>
          <w:spacing w:val="-8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sequencing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to ensure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interpreted</w:t>
      </w:r>
      <w:r>
        <w:rPr>
          <w:spacing w:val="-5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downstreams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reliable.</w:t>
      </w:r>
      <w:r>
        <w:rPr>
          <w:spacing w:val="12"/>
        </w:rPr>
        <w:t xml:space="preserve"> </w:t>
      </w:r>
      <w:r>
        <w:t>XPRESSpipe</w:t>
      </w:r>
      <w:r>
        <w:rPr>
          <w:spacing w:val="-5"/>
        </w:rPr>
        <w:t xml:space="preserve"> </w:t>
      </w:r>
      <w:r>
        <w:t>performs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 xml:space="preserve">control measures. </w:t>
      </w:r>
      <w:r>
        <w:rPr>
          <w:spacing w:val="-3"/>
        </w:rPr>
        <w:t xml:space="preserve">For </w:t>
      </w:r>
      <w:r>
        <w:t xml:space="preserve">each analysis type, high-resolution, publication quality summary figures are output </w:t>
      </w:r>
      <w:r>
        <w:rPr>
          <w:spacing w:val="-3"/>
        </w:rPr>
        <w:t xml:space="preserve">for </w:t>
      </w:r>
      <w:r>
        <w:t xml:space="preserve">all samples in a given experiment </w:t>
      </w:r>
      <w:r>
        <w:rPr>
          <w:spacing w:val="-3"/>
        </w:rPr>
        <w:t xml:space="preserve">for </w:t>
      </w:r>
      <w:r>
        <w:t>quick reference to the</w:t>
      </w:r>
      <w:r>
        <w:rPr>
          <w:spacing w:val="-15"/>
        </w:rPr>
        <w:t xml:space="preserve"> </w:t>
      </w:r>
      <w:r>
        <w:rPr>
          <w:spacing w:val="-3"/>
        </w:rPr>
        <w:t>user.</w:t>
      </w:r>
    </w:p>
    <w:p w14:paraId="0AD17920" w14:textId="77777777" w:rsidR="00506873" w:rsidRDefault="00066E17">
      <w:pPr>
        <w:pStyle w:val="ListParagraph"/>
        <w:numPr>
          <w:ilvl w:val="1"/>
          <w:numId w:val="7"/>
        </w:numPr>
        <w:tabs>
          <w:tab w:val="left" w:pos="1146"/>
        </w:tabs>
        <w:spacing w:before="233" w:line="453" w:lineRule="auto"/>
        <w:ind w:right="717" w:hanging="218"/>
        <w:jc w:val="both"/>
      </w:pPr>
      <w:r>
        <w:rPr>
          <w:b/>
        </w:rPr>
        <w:t>Read Length Distribution</w:t>
      </w:r>
      <w:r>
        <w:t xml:space="preserve">: </w:t>
      </w:r>
      <w:r>
        <w:rPr>
          <w:spacing w:val="-4"/>
        </w:rPr>
        <w:t xml:space="preserve">Per </w:t>
      </w:r>
      <w:r>
        <w:t xml:space="preserve">sample, the lengths of all reads are analyzed </w:t>
      </w:r>
      <w:r>
        <w:rPr>
          <w:spacing w:val="-3"/>
        </w:rPr>
        <w:t xml:space="preserve">by </w:t>
      </w:r>
      <w:r>
        <w:t>FastQC (</w:t>
      </w:r>
      <w:r>
        <w:rPr>
          <w:i/>
        </w:rPr>
        <w:t>23</w:t>
      </w:r>
      <w:r>
        <w:t>) after trimming. By assessing the read distribution of each sample, the user can ensure the expected read size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sequenced.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8"/>
        </w:rPr>
        <w:t xml:space="preserve"> </w:t>
      </w:r>
      <w:r>
        <w:t>experiments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verifying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req- uisite 21-30 nt ribosome footprints were inserted into the sequencing library successfully (</w:t>
      </w:r>
      <w:r>
        <w:rPr>
          <w:i/>
        </w:rPr>
        <w:t>8</w:t>
      </w:r>
      <w:r>
        <w:t xml:space="preserve">). Metrics are compiled and plotted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XPRESSpipe.</w:t>
      </w:r>
    </w:p>
    <w:p w14:paraId="2120844A" w14:textId="77777777" w:rsidR="00506873" w:rsidRDefault="00066E17">
      <w:pPr>
        <w:pStyle w:val="ListParagraph"/>
        <w:numPr>
          <w:ilvl w:val="1"/>
          <w:numId w:val="7"/>
        </w:numPr>
        <w:tabs>
          <w:tab w:val="left" w:pos="1146"/>
        </w:tabs>
        <w:spacing w:before="75" w:line="453" w:lineRule="auto"/>
        <w:ind w:right="717" w:hanging="218"/>
        <w:jc w:val="both"/>
      </w:pPr>
      <w:r>
        <w:rPr>
          <w:b/>
        </w:rPr>
        <w:t>Library</w:t>
      </w:r>
      <w:r>
        <w:rPr>
          <w:b/>
          <w:spacing w:val="-7"/>
        </w:rPr>
        <w:t xml:space="preserve"> </w:t>
      </w:r>
      <w:r>
        <w:rPr>
          <w:b/>
        </w:rPr>
        <w:t>Complexity</w:t>
      </w:r>
      <w:r>
        <w:t>:</w:t>
      </w:r>
      <w:r>
        <w:rPr>
          <w:spacing w:val="7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complexity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robustness of a sequencing experiment in capturing various, unique mRNA species. As the majority of RNA-seq preparation methods </w:t>
      </w:r>
      <w:r>
        <w:rPr>
          <w:spacing w:val="-3"/>
        </w:rPr>
        <w:t xml:space="preserve">involve </w:t>
      </w:r>
      <w:r>
        <w:t xml:space="preserve">a PCR step, at times certain fragments are </w:t>
      </w:r>
      <w:r>
        <w:rPr>
          <w:spacing w:val="-3"/>
        </w:rPr>
        <w:t xml:space="preserve">favored </w:t>
      </w:r>
      <w:r>
        <w:t xml:space="preserve">and over-replicated in contrast to others. By plotting the number of PCR replicates versus expression </w:t>
      </w:r>
      <w:r>
        <w:rPr>
          <w:spacing w:val="-3"/>
        </w:rPr>
        <w:t xml:space="preserve">level, </w:t>
      </w:r>
      <w:r>
        <w:t>one can determine how successful the library preparation was at reducing these biases and at capturing a robust subset of mRNAs. This analysis is performed using dupRadar (</w:t>
      </w:r>
      <w:r>
        <w:rPr>
          <w:i/>
        </w:rPr>
        <w:t>24</w:t>
      </w:r>
      <w:r>
        <w:t xml:space="preserve">) where inputs are the PCR duplicate-tagged BAM files output </w:t>
      </w:r>
      <w:r>
        <w:rPr>
          <w:spacing w:val="-3"/>
        </w:rPr>
        <w:t xml:space="preserve">by </w:t>
      </w:r>
      <w:r>
        <w:t xml:space="preserve">XPRESSpipe. Duplicate tagging is performed </w:t>
      </w:r>
      <w:r>
        <w:rPr>
          <w:spacing w:val="-3"/>
        </w:rPr>
        <w:t xml:space="preserve">by </w:t>
      </w:r>
      <w:r>
        <w:t xml:space="preserve">samtools </w:t>
      </w:r>
      <w:r>
        <w:rPr>
          <w:spacing w:val="-3"/>
        </w:rPr>
        <w:t>(</w:t>
      </w:r>
      <w:r>
        <w:rPr>
          <w:i/>
          <w:spacing w:val="-3"/>
        </w:rPr>
        <w:t>17</w:t>
      </w:r>
      <w:r>
        <w:rPr>
          <w:spacing w:val="-3"/>
        </w:rPr>
        <w:t xml:space="preserve">). </w:t>
      </w:r>
      <w:r>
        <w:t xml:space="preserve">Metrics are then compiled and plotted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t>XPRESSpipe.</w:t>
      </w:r>
    </w:p>
    <w:p w14:paraId="777FBF2E" w14:textId="77777777" w:rsidR="00506873" w:rsidRDefault="00066E17">
      <w:pPr>
        <w:pStyle w:val="ListParagraph"/>
        <w:numPr>
          <w:ilvl w:val="1"/>
          <w:numId w:val="7"/>
        </w:numPr>
        <w:tabs>
          <w:tab w:val="left" w:pos="1146"/>
        </w:tabs>
        <w:spacing w:before="76" w:line="453" w:lineRule="auto"/>
        <w:ind w:right="717" w:hanging="218"/>
        <w:jc w:val="both"/>
      </w:pPr>
      <w:r>
        <w:rPr>
          <w:b/>
        </w:rPr>
        <w:t>Metagene Estimation Profile</w:t>
      </w:r>
      <w:r>
        <w:t>: In order to identify any general 5’ or 3’ transcript biases in captured reads,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3"/>
        </w:rPr>
        <w:t xml:space="preserve"> </w:t>
      </w:r>
      <w:r>
        <w:t>profile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sample.</w:t>
      </w:r>
      <w:r>
        <w:rPr>
          <w:spacing w:val="5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rPr>
          <w:spacing w:val="-3"/>
        </w:rPr>
        <w:t>by</w:t>
      </w:r>
      <w:r>
        <w:rPr>
          <w:spacing w:val="-13"/>
        </w:rPr>
        <w:t xml:space="preserve"> </w:t>
      </w:r>
      <w:r>
        <w:t>determining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meta- genomic</w:t>
      </w:r>
      <w:r>
        <w:rPr>
          <w:spacing w:val="-12"/>
        </w:rPr>
        <w:t xml:space="preserve"> </w:t>
      </w:r>
      <w:r>
        <w:t>coordinate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aligned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exon</w:t>
      </w:r>
      <w:r>
        <w:rPr>
          <w:spacing w:val="-12"/>
        </w:rPr>
        <w:t xml:space="preserve"> </w:t>
      </w:r>
      <w:r>
        <w:t>space.</w:t>
      </w:r>
      <w:r>
        <w:rPr>
          <w:spacing w:val="5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rPr>
          <w:spacing w:val="-4"/>
        </w:rPr>
        <w:t xml:space="preserve">and </w:t>
      </w:r>
      <w:r>
        <w:t>an unmodified GTF reference file and outputs are metagene metrics, individual plots, and summary plots.</w:t>
      </w:r>
    </w:p>
    <w:p w14:paraId="7AD63FAB" w14:textId="77777777" w:rsidR="00506873" w:rsidRDefault="00066E17">
      <w:pPr>
        <w:pStyle w:val="ListParagraph"/>
        <w:numPr>
          <w:ilvl w:val="1"/>
          <w:numId w:val="7"/>
        </w:numPr>
        <w:tabs>
          <w:tab w:val="left" w:pos="1146"/>
        </w:tabs>
        <w:spacing w:before="76" w:line="453" w:lineRule="auto"/>
        <w:ind w:right="717" w:hanging="218"/>
        <w:jc w:val="both"/>
      </w:pPr>
      <w:r>
        <w:rPr>
          <w:b/>
        </w:rPr>
        <w:t>Codon Phasing/Periodicity Estimation Profile</w:t>
      </w:r>
      <w:r>
        <w:t xml:space="preserve">: In ribosome profiling, a useful measure of a </w:t>
      </w:r>
      <w:r>
        <w:rPr>
          <w:spacing w:val="-3"/>
        </w:rPr>
        <w:t xml:space="preserve">suc- </w:t>
      </w:r>
      <w:r>
        <w:t>cessful</w:t>
      </w:r>
      <w:r>
        <w:rPr>
          <w:spacing w:val="16"/>
        </w:rPr>
        <w:t xml:space="preserve"> </w:t>
      </w:r>
      <w:r>
        <w:t>experiment</w:t>
      </w:r>
      <w:r>
        <w:rPr>
          <w:spacing w:val="16"/>
        </w:rPr>
        <w:t xml:space="preserve"> </w:t>
      </w:r>
      <w:r>
        <w:t>comes</w:t>
      </w:r>
      <w:r>
        <w:rPr>
          <w:spacing w:val="16"/>
        </w:rPr>
        <w:t xml:space="preserve"> </w:t>
      </w:r>
      <w:r>
        <w:rPr>
          <w:spacing w:val="-3"/>
        </w:rPr>
        <w:t>by</w:t>
      </w:r>
      <w:r>
        <w:rPr>
          <w:spacing w:val="16"/>
        </w:rPr>
        <w:t xml:space="preserve"> </w:t>
      </w:r>
      <w:r>
        <w:t>investigating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codon</w:t>
      </w:r>
      <w:r>
        <w:rPr>
          <w:spacing w:val="16"/>
        </w:rPr>
        <w:t xml:space="preserve"> </w:t>
      </w:r>
      <w:r>
        <w:t>phasing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ribosome</w:t>
      </w:r>
      <w:r>
        <w:rPr>
          <w:spacing w:val="17"/>
        </w:rPr>
        <w:t xml:space="preserve"> </w:t>
      </w:r>
      <w:r>
        <w:t>footprints</w:t>
      </w:r>
      <w:r>
        <w:rPr>
          <w:spacing w:val="16"/>
        </w:rPr>
        <w:t xml:space="preserve"> </w:t>
      </w:r>
      <w:r>
        <w:t>(</w:t>
      </w:r>
      <w:r>
        <w:rPr>
          <w:i/>
        </w:rPr>
        <w:t>8</w:t>
      </w:r>
      <w:r>
        <w:t>).</w:t>
      </w:r>
      <w:r>
        <w:rPr>
          <w:spacing w:val="10"/>
        </w:rPr>
        <w:t xml:space="preserve"> </w:t>
      </w:r>
      <w:r>
        <w:rPr>
          <w:spacing w:val="-14"/>
        </w:rPr>
        <w:t>To</w:t>
      </w:r>
      <w:r>
        <w:rPr>
          <w:spacing w:val="17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rPr>
          <w:spacing w:val="-3"/>
        </w:rPr>
        <w:t>so,</w:t>
      </w:r>
    </w:p>
    <w:p w14:paraId="08557BFC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52822592" w14:textId="77777777" w:rsidR="00506873" w:rsidRDefault="00066E17">
      <w:pPr>
        <w:pStyle w:val="BodyText"/>
        <w:spacing w:before="73" w:line="444" w:lineRule="auto"/>
        <w:ind w:left="1145" w:right="717"/>
        <w:jc w:val="both"/>
      </w:pPr>
      <w:r>
        <w:lastRenderedPageBreak/>
        <w:t xml:space="preserve">the P-site is calculated </w:t>
      </w:r>
      <w:r>
        <w:rPr>
          <w:spacing w:val="-3"/>
        </w:rPr>
        <w:t xml:space="preserve">for </w:t>
      </w:r>
      <w:r>
        <w:t xml:space="preserve">each mapped ribosome footprint </w:t>
      </w:r>
      <w:r>
        <w:rPr>
          <w:spacing w:val="-3"/>
        </w:rPr>
        <w:t xml:space="preserve">by </w:t>
      </w:r>
      <w:r>
        <w:t xml:space="preserve">taking the genomic coordinate 16 </w:t>
      </w:r>
      <w:r>
        <w:rPr>
          <w:spacing w:val="-5"/>
        </w:rPr>
        <w:t xml:space="preserve">nu- </w:t>
      </w:r>
      <w:r>
        <w:t>cleotides upstream of the 3’ end of each transcript and measuring the distance in nucleotides along exon</w:t>
      </w:r>
      <w:r>
        <w:rPr>
          <w:spacing w:val="-5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transcript</w:t>
      </w:r>
      <w:r>
        <w:rPr>
          <w:spacing w:val="-5"/>
        </w:rPr>
        <w:t xml:space="preserve"> </w:t>
      </w:r>
      <w:r>
        <w:t>(</w:t>
      </w:r>
      <w:r>
        <w:rPr>
          <w:i/>
        </w:rPr>
        <w:t>25</w:t>
      </w:r>
      <w:r>
        <w:t>).</w:t>
      </w:r>
      <w:r>
        <w:rPr>
          <w:spacing w:val="1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hAnsi="Courier New"/>
        </w:rPr>
        <w:t>metagene</w:t>
      </w:r>
      <w:r>
        <w:rPr>
          <w:rFonts w:ascii="Courier New" w:hAnsi="Courier New"/>
          <w:spacing w:val="-76"/>
        </w:rPr>
        <w:t xml:space="preserve"> </w:t>
      </w:r>
      <w:r>
        <w:t>sub- module.</w:t>
      </w:r>
      <w:r>
        <w:rPr>
          <w:spacing w:val="3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method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intended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good</w:t>
      </w:r>
      <w:r>
        <w:rPr>
          <w:spacing w:val="-16"/>
        </w:rPr>
        <w:t xml:space="preserve"> </w:t>
      </w:r>
      <w:r>
        <w:t>estimate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codon</w:t>
      </w:r>
      <w:r>
        <w:rPr>
          <w:spacing w:val="-15"/>
        </w:rPr>
        <w:t xml:space="preserve"> </w:t>
      </w:r>
      <w:r>
        <w:t>phasing</w:t>
      </w:r>
    </w:p>
    <w:p w14:paraId="65E846A0" w14:textId="77777777" w:rsidR="00506873" w:rsidRDefault="00066E17">
      <w:pPr>
        <w:pStyle w:val="BodyText"/>
        <w:spacing w:before="21" w:line="453" w:lineRule="auto"/>
        <w:ind w:left="1145" w:right="717"/>
        <w:jc w:val="both"/>
      </w:pPr>
      <w:r>
        <w:t>in ribosome profiling data. However, it does forgo any further normalization, therefore it may not be best suited for more in-depth studies of codon phasing dynamics.</w:t>
      </w:r>
    </w:p>
    <w:p w14:paraId="1AEA5A3E" w14:textId="77777777" w:rsidR="00506873" w:rsidRDefault="00066E17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717" w:hanging="218"/>
        <w:jc w:val="both"/>
      </w:pPr>
      <w:r>
        <w:rPr>
          <w:b/>
        </w:rPr>
        <w:t>rRNA</w:t>
      </w:r>
      <w:r>
        <w:rPr>
          <w:b/>
          <w:spacing w:val="-8"/>
        </w:rPr>
        <w:t xml:space="preserve"> </w:t>
      </w:r>
      <w:r>
        <w:rPr>
          <w:b/>
        </w:rPr>
        <w:t>Depletion</w:t>
      </w:r>
      <w:r>
        <w:rPr>
          <w:b/>
          <w:spacing w:val="-7"/>
        </w:rPr>
        <w:t xml:space="preserve"> </w:t>
      </w:r>
      <w:r>
        <w:rPr>
          <w:b/>
        </w:rPr>
        <w:t>Probe</w:t>
      </w:r>
      <w:r>
        <w:t>:</w:t>
      </w:r>
      <w:r>
        <w:rPr>
          <w:spacing w:val="6"/>
        </w:rPr>
        <w:t xml:space="preserve"> </w:t>
      </w:r>
      <w:r>
        <w:t>Ribosomal</w:t>
      </w:r>
      <w:r>
        <w:rPr>
          <w:spacing w:val="-8"/>
        </w:rPr>
        <w:t xml:space="preserve"> </w:t>
      </w:r>
      <w:r>
        <w:t>RNA</w:t>
      </w:r>
      <w:r>
        <w:rPr>
          <w:spacing w:val="-7"/>
        </w:rPr>
        <w:t xml:space="preserve"> </w:t>
      </w:r>
      <w:r>
        <w:t>(rRNA)</w:t>
      </w:r>
      <w:r>
        <w:rPr>
          <w:spacing w:val="-8"/>
        </w:rPr>
        <w:t xml:space="preserve"> </w:t>
      </w:r>
      <w:r>
        <w:t>contamination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prepa- ration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RNA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dedicated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rRNA.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>sequences are</w:t>
      </w:r>
      <w:r>
        <w:rPr>
          <w:spacing w:val="-8"/>
        </w:rPr>
        <w:t xml:space="preserve"> </w:t>
      </w:r>
      <w:r>
        <w:t>relatively</w:t>
      </w:r>
      <w:r>
        <w:rPr>
          <w:spacing w:val="-8"/>
        </w:rPr>
        <w:t xml:space="preserve"> </w:t>
      </w:r>
      <w:r>
        <w:rPr>
          <w:spacing w:val="-7"/>
        </w:rPr>
        <w:t xml:space="preserve">few, </w:t>
      </w:r>
      <w:r>
        <w:t>sequencing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reads</w:t>
      </w:r>
      <w:r>
        <w:rPr>
          <w:spacing w:val="-8"/>
        </w:rPr>
        <w:t xml:space="preserve"> </w:t>
      </w:r>
      <w:r>
        <w:t>becomes</w:t>
      </w:r>
      <w:r>
        <w:rPr>
          <w:spacing w:val="-7"/>
        </w:rPr>
        <w:t xml:space="preserve"> </w:t>
      </w:r>
      <w:r>
        <w:t>highly</w:t>
      </w:r>
      <w:r>
        <w:rPr>
          <w:spacing w:val="-8"/>
        </w:rPr>
        <w:t xml:space="preserve"> </w:t>
      </w:r>
      <w:r>
        <w:t>repetative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biologically</w:t>
      </w:r>
      <w:r>
        <w:rPr>
          <w:spacing w:val="-8"/>
        </w:rPr>
        <w:t xml:space="preserve"> </w:t>
      </w:r>
      <w:r>
        <w:t xml:space="preserve">uninter- esting in the context of transcription. Depletion of these sequences is often desired in order to </w:t>
      </w:r>
      <w:r>
        <w:rPr>
          <w:spacing w:val="-3"/>
        </w:rPr>
        <w:t xml:space="preserve">have </w:t>
      </w:r>
      <w:r>
        <w:t xml:space="preserve">better depth of coverage of mRNA sequences. In order to facilitate this depletion, many commercial kits are available that target specific rRNA sequences </w:t>
      </w:r>
      <w:r>
        <w:rPr>
          <w:spacing w:val="-3"/>
        </w:rPr>
        <w:t xml:space="preserve">for </w:t>
      </w:r>
      <w:r>
        <w:t xml:space="preserve">depletion, or that enrich </w:t>
      </w:r>
      <w:r>
        <w:rPr>
          <w:spacing w:val="-3"/>
        </w:rPr>
        <w:t xml:space="preserve">for </w:t>
      </w:r>
      <w:r>
        <w:t xml:space="preserve">mRNA polyA tails. </w:t>
      </w:r>
      <w:r>
        <w:rPr>
          <w:spacing w:val="-4"/>
        </w:rPr>
        <w:t xml:space="preserve">However, </w:t>
      </w:r>
      <w:r>
        <w:t xml:space="preserve">and especially in the case of ribosome profiling experiments, where RNA is digested </w:t>
      </w:r>
      <w:r>
        <w:rPr>
          <w:spacing w:val="-3"/>
        </w:rPr>
        <w:t>by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RNase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ribosome</w:t>
      </w:r>
      <w:r>
        <w:rPr>
          <w:spacing w:val="-13"/>
        </w:rPr>
        <w:t xml:space="preserve"> </w:t>
      </w:r>
      <w:r>
        <w:t>footprints,</w:t>
      </w:r>
      <w:r>
        <w:rPr>
          <w:spacing w:val="-12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commercial</w:t>
      </w:r>
      <w:r>
        <w:rPr>
          <w:spacing w:val="-13"/>
        </w:rPr>
        <w:t xml:space="preserve"> </w:t>
      </w:r>
      <w:r>
        <w:t>depletion</w:t>
      </w:r>
      <w:r>
        <w:rPr>
          <w:spacing w:val="-13"/>
        </w:rPr>
        <w:t xml:space="preserve"> </w:t>
      </w:r>
      <w:r>
        <w:t>kits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sufficiently and</w:t>
      </w:r>
      <w:r>
        <w:rPr>
          <w:spacing w:val="-12"/>
        </w:rPr>
        <w:t xml:space="preserve"> </w:t>
      </w:r>
      <w:r>
        <w:t>polyA</w:t>
      </w:r>
      <w:r>
        <w:rPr>
          <w:spacing w:val="-11"/>
        </w:rPr>
        <w:t xml:space="preserve"> </w:t>
      </w:r>
      <w:r>
        <w:t>selection</w:t>
      </w:r>
      <w:r>
        <w:rPr>
          <w:spacing w:val="-12"/>
        </w:rPr>
        <w:t xml:space="preserve"> </w:t>
      </w:r>
      <w:r>
        <w:t>kits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inoperable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footprints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rPr>
          <w:spacing w:val="-3"/>
        </w:rPr>
        <w:t>have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requisite</w:t>
      </w:r>
      <w:r>
        <w:rPr>
          <w:spacing w:val="-12"/>
        </w:rPr>
        <w:t xml:space="preserve"> </w:t>
      </w:r>
      <w:r>
        <w:t>polyA</w:t>
      </w:r>
      <w:r>
        <w:rPr>
          <w:spacing w:val="-11"/>
        </w:rPr>
        <w:t xml:space="preserve"> </w:t>
      </w:r>
      <w:r>
        <w:t>sequence.</w:t>
      </w:r>
      <w:r>
        <w:rPr>
          <w:spacing w:val="5"/>
        </w:rPr>
        <w:t xml:space="preserve"> </w:t>
      </w:r>
      <w:r>
        <w:rPr>
          <w:spacing w:val="-14"/>
        </w:rPr>
        <w:t>To</w:t>
      </w:r>
      <w:r>
        <w:rPr>
          <w:spacing w:val="-12"/>
        </w:rPr>
        <w:t xml:space="preserve"> </w:t>
      </w:r>
      <w:r>
        <w:t>this end,</w:t>
      </w:r>
      <w:r>
        <w:rPr>
          <w:spacing w:val="-10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rRNA</w:t>
      </w:r>
      <w:r>
        <w:rPr>
          <w:spacing w:val="-11"/>
        </w:rPr>
        <w:t xml:space="preserve"> </w:t>
      </w:r>
      <w:r>
        <w:t>probes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(</w:t>
      </w:r>
      <w:r>
        <w:rPr>
          <w:i/>
        </w:rPr>
        <w:t>2,</w:t>
      </w:r>
      <w:r>
        <w:rPr>
          <w:i/>
          <w:spacing w:val="-37"/>
        </w:rPr>
        <w:t xml:space="preserve"> </w:t>
      </w:r>
      <w:r>
        <w:rPr>
          <w:i/>
        </w:rPr>
        <w:t>8</w:t>
      </w:r>
      <w:r>
        <w:t>).</w:t>
      </w:r>
      <w:r>
        <w:rPr>
          <w:spacing w:val="11"/>
        </w:rPr>
        <w:t xml:space="preserve"> </w:t>
      </w:r>
      <w:r>
        <w:rPr>
          <w:rFonts w:ascii="Courier New" w:hAnsi="Courier New"/>
        </w:rPr>
        <w:t>rrnaProbe</w:t>
      </w:r>
      <w:r>
        <w:rPr>
          <w:rFonts w:ascii="Courier New" w:hAnsi="Courier New"/>
          <w:spacing w:val="-8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over-represented</w:t>
      </w:r>
      <w:r>
        <w:rPr>
          <w:spacing w:val="-11"/>
        </w:rPr>
        <w:t xml:space="preserve"> </w:t>
      </w:r>
      <w:r>
        <w:t>se-</w:t>
      </w:r>
    </w:p>
    <w:p w14:paraId="2B94C881" w14:textId="77777777" w:rsidR="00506873" w:rsidRDefault="00066E17">
      <w:pPr>
        <w:pStyle w:val="BodyText"/>
        <w:spacing w:line="234" w:lineRule="exact"/>
        <w:ind w:left="1145"/>
      </w:pPr>
      <w:r>
        <w:t>quences between footprint libraries after adaptor and quality trimming and compile conserved k-mers</w:t>
      </w:r>
    </w:p>
    <w:p w14:paraId="05DCB763" w14:textId="77777777" w:rsidR="00506873" w:rsidRDefault="00066E17">
      <w:pPr>
        <w:pStyle w:val="BodyText"/>
        <w:spacing w:before="225"/>
        <w:ind w:left="1145"/>
      </w:pPr>
      <w:r>
        <w:t>across the overall experiment and output a rank ordered list of these sequences for probe design.</w:t>
      </w:r>
    </w:p>
    <w:p w14:paraId="7F73FF1E" w14:textId="77777777" w:rsidR="00506873" w:rsidRDefault="00506873">
      <w:pPr>
        <w:pStyle w:val="BodyText"/>
        <w:spacing w:before="9"/>
        <w:rPr>
          <w:sz w:val="33"/>
        </w:rPr>
      </w:pPr>
    </w:p>
    <w:p w14:paraId="200F1DE8" w14:textId="77777777" w:rsidR="00506873" w:rsidRDefault="00066E1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ind w:hanging="703"/>
      </w:pPr>
      <w:r>
        <w:t>Outputs</w:t>
      </w:r>
    </w:p>
    <w:p w14:paraId="7EFB186E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01E53B49" w14:textId="77777777" w:rsidR="00506873" w:rsidRDefault="00066E17">
      <w:pPr>
        <w:pStyle w:val="BodyText"/>
        <w:spacing w:line="453" w:lineRule="auto"/>
        <w:ind w:left="120" w:right="719"/>
        <w:jc w:val="both"/>
        <w:rPr>
          <w:rFonts w:ascii="Times New Roman"/>
          <w:i/>
        </w:rPr>
      </w:pPr>
      <w:r>
        <w:t xml:space="preserve">While outputs will vary sub-module to sub-module, </w:t>
      </w:r>
      <w:r>
        <w:rPr>
          <w:spacing w:val="-3"/>
        </w:rPr>
        <w:t xml:space="preserve">generally, </w:t>
      </w:r>
      <w:r>
        <w:t>the user will specify a parent output directory and necessary</w:t>
      </w:r>
      <w:r>
        <w:rPr>
          <w:spacing w:val="-20"/>
        </w:rPr>
        <w:t xml:space="preserve"> </w:t>
      </w:r>
      <w:r>
        <w:t>sub-directories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based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t>Further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found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 documentation</w:t>
      </w:r>
      <w:r>
        <w:rPr>
          <w:spacing w:val="-13"/>
        </w:rPr>
        <w:t xml:space="preserve"> </w:t>
      </w:r>
      <w:r>
        <w:t>(https://xpresspipe.readthedocs.io/en/latest/)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entering</w:t>
      </w:r>
      <w:r>
        <w:rPr>
          <w:spacing w:val="-13"/>
        </w:rPr>
        <w:t xml:space="preserve"> </w:t>
      </w:r>
      <w:r>
        <w:rPr>
          <w:rFonts w:ascii="Courier New"/>
        </w:rPr>
        <w:t>xpresspipe</w:t>
      </w:r>
      <w:r>
        <w:rPr>
          <w:rFonts w:ascii="Courier New"/>
          <w:spacing w:val="-82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 xml:space="preserve"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 w14:paraId="522014CB" w14:textId="77777777" w:rsidR="00506873" w:rsidRDefault="00066E17"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 xml:space="preserve">line. </w:t>
      </w:r>
      <w:r>
        <w:rPr>
          <w:spacing w:val="12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scheme</w:t>
      </w:r>
      <w:r>
        <w:rPr>
          <w:spacing w:val="15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r>
        <w:t xml:space="preserve">XPRESSpipe. </w:t>
      </w:r>
      <w:r>
        <w:rPr>
          <w:spacing w:val="11"/>
        </w:rPr>
        <w:t xml:space="preserve"> </w:t>
      </w:r>
      <w:r>
        <w:rPr>
          <w:spacing w:val="-3"/>
        </w:rPr>
        <w:t>For</w:t>
      </w:r>
    </w:p>
    <w:p w14:paraId="33CA8F35" w14:textId="77777777" w:rsidR="00506873" w:rsidRDefault="00066E17">
      <w:pPr>
        <w:pStyle w:val="BodyText"/>
        <w:spacing w:before="206" w:line="453" w:lineRule="auto"/>
        <w:ind w:left="119" w:right="719"/>
        <w:jc w:val="both"/>
      </w:pPr>
      <w:r>
        <w:t>a complete pipeline run, the user can expect BAM alignment files, a collated count table of all samples in the experiment, and quality control figures and metrics. For almost all sub-modules, a log file will also be output to track performance and possible errors.</w:t>
      </w:r>
    </w:p>
    <w:p w14:paraId="7CE4BE77" w14:textId="77777777" w:rsidR="00506873" w:rsidRDefault="00066E17">
      <w:pPr>
        <w:pStyle w:val="Heading2"/>
        <w:tabs>
          <w:tab w:val="left" w:pos="691"/>
        </w:tabs>
        <w:spacing w:before="153"/>
        <w:ind w:left="119" w:firstLine="0"/>
      </w:pPr>
      <w:r>
        <w:t>2.2</w:t>
      </w:r>
      <w:r>
        <w:tab/>
        <w:t>XPRESSplot</w:t>
      </w:r>
    </w:p>
    <w:p w14:paraId="6E6BCFBE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390D973F" w14:textId="77777777" w:rsidR="00506873" w:rsidRDefault="00066E17">
      <w:pPr>
        <w:pStyle w:val="BodyText"/>
        <w:spacing w:line="453" w:lineRule="auto"/>
        <w:ind w:left="119" w:right="717"/>
        <w:jc w:val="both"/>
      </w:pPr>
      <w:r>
        <w:t>Further</w:t>
      </w:r>
      <w:r>
        <w:rPr>
          <w:spacing w:val="-14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ribosome</w:t>
      </w:r>
      <w:r>
        <w:rPr>
          <w:spacing w:val="-13"/>
        </w:rPr>
        <w:t xml:space="preserve"> </w:t>
      </w:r>
      <w:r>
        <w:t>profiling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RNA-seq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handled</w:t>
      </w:r>
      <w:r>
        <w:rPr>
          <w:spacing w:val="-14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XPRESSplot.</w:t>
      </w:r>
      <w:r>
        <w:rPr>
          <w:spacing w:val="4"/>
        </w:rPr>
        <w:t xml:space="preserve"> </w:t>
      </w:r>
      <w:r>
        <w:t>XPRESSplot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Pythonic library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plotting</w:t>
      </w:r>
      <w:r>
        <w:rPr>
          <w:spacing w:val="18"/>
        </w:rPr>
        <w:t xml:space="preserve"> </w:t>
      </w:r>
      <w:r>
        <w:t>tools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builds</w:t>
      </w:r>
      <w:r>
        <w:rPr>
          <w:spacing w:val="17"/>
        </w:rPr>
        <w:t xml:space="preserve"> </w:t>
      </w:r>
      <w:r>
        <w:t>upon</w:t>
      </w:r>
      <w:r>
        <w:rPr>
          <w:spacing w:val="17"/>
        </w:rPr>
        <w:t xml:space="preserve"> </w:t>
      </w:r>
      <w:r>
        <w:t>existing</w:t>
      </w:r>
      <w:r>
        <w:rPr>
          <w:spacing w:val="18"/>
        </w:rPr>
        <w:t xml:space="preserve"> </w:t>
      </w:r>
      <w:r>
        <w:t>packages,</w:t>
      </w:r>
      <w:r>
        <w:rPr>
          <w:spacing w:val="22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Matplotlib</w:t>
      </w:r>
      <w:r>
        <w:rPr>
          <w:spacing w:val="17"/>
        </w:rPr>
        <w:t xml:space="preserve"> </w:t>
      </w:r>
      <w:r>
        <w:t>(</w:t>
      </w:r>
      <w:r>
        <w:rPr>
          <w:i/>
        </w:rPr>
        <w:t>26</w:t>
      </w:r>
      <w:r>
        <w:t>)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Seaborn</w:t>
      </w:r>
    </w:p>
    <w:p w14:paraId="59702307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(</w:t>
      </w:r>
      <w:r>
        <w:rPr>
          <w:i/>
        </w:rPr>
        <w:t>27</w:t>
      </w:r>
      <w:r>
        <w:t xml:space="preserve">) to generate flexible, specific analyses and plots frequently used </w:t>
      </w:r>
      <w:r>
        <w:rPr>
          <w:spacing w:val="-3"/>
        </w:rPr>
        <w:t xml:space="preserve">by </w:t>
      </w:r>
      <w:r>
        <w:t>biological researchers that can each be executed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rather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tens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hundreds.</w:t>
      </w:r>
      <w:r>
        <w:rPr>
          <w:spacing w:val="10"/>
        </w:rPr>
        <w:t xml:space="preserve"> </w:t>
      </w:r>
      <w:r>
        <w:t>Additionally,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currently available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R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programming</w:t>
      </w:r>
      <w:r>
        <w:rPr>
          <w:spacing w:val="-14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package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package,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programming</w:t>
      </w:r>
      <w:r>
        <w:rPr>
          <w:spacing w:val="-14"/>
        </w:rPr>
        <w:t xml:space="preserve"> </w:t>
      </w:r>
      <w:r>
        <w:t>language becoming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popular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biological</w:t>
      </w:r>
      <w:r>
        <w:rPr>
          <w:spacing w:val="-10"/>
        </w:rPr>
        <w:t xml:space="preserve"> </w:t>
      </w:r>
      <w:r>
        <w:t>research.</w:t>
      </w:r>
      <w:r>
        <w:rPr>
          <w:spacing w:val="5"/>
        </w:rPr>
        <w:t xml:space="preserve"> </w:t>
      </w:r>
      <w:r>
        <w:t>Brief</w:t>
      </w:r>
      <w:r>
        <w:rPr>
          <w:spacing w:val="-10"/>
        </w:rPr>
        <w:t xml:space="preserve"> </w:t>
      </w:r>
      <w:r>
        <w:t>summaries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4"/>
        </w:rPr>
        <w:t>key</w:t>
      </w:r>
      <w:r>
        <w:rPr>
          <w:spacing w:val="-10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package,</w:t>
      </w:r>
      <w:r>
        <w:rPr>
          <w:spacing w:val="-9"/>
        </w:rPr>
        <w:t xml:space="preserve"> </w:t>
      </w:r>
      <w:r>
        <w:t>as well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descriptions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automated</w:t>
      </w:r>
      <w:r>
        <w:rPr>
          <w:spacing w:val="-13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provided</w:t>
      </w:r>
      <w:r>
        <w:rPr>
          <w:spacing w:val="-13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discussed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subsequent sections. </w:t>
      </w:r>
      <w:r>
        <w:rPr>
          <w:spacing w:val="-4"/>
        </w:rPr>
        <w:t xml:space="preserve">We </w:t>
      </w:r>
      <w:r>
        <w:t xml:space="preserve">refer the reader to the documentation (https://xpressplot.readthedocs.io/en/latest/?badge=latest) </w:t>
      </w:r>
      <w:r>
        <w:rPr>
          <w:spacing w:val="-3"/>
        </w:rPr>
        <w:t xml:space="preserve">for </w:t>
      </w:r>
      <w:r>
        <w:t xml:space="preserve">more details instructions </w:t>
      </w:r>
      <w:r>
        <w:rPr>
          <w:spacing w:val="-3"/>
        </w:rPr>
        <w:t xml:space="preserve">for </w:t>
      </w:r>
      <w:r>
        <w:t xml:space="preserve">other features currently in the toolkit, as well as </w:t>
      </w:r>
      <w:r>
        <w:rPr>
          <w:spacing w:val="-3"/>
        </w:rPr>
        <w:t xml:space="preserve">for </w:t>
      </w:r>
      <w:r>
        <w:t>future features to be added. While</w:t>
      </w:r>
      <w:r>
        <w:rPr>
          <w:spacing w:val="-5"/>
        </w:rPr>
        <w:t xml:space="preserve"> </w:t>
      </w:r>
      <w:r>
        <w:t>XPRESSplot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transcriptomics</w:t>
      </w:r>
      <w:r>
        <w:rPr>
          <w:spacing w:val="-4"/>
        </w:rPr>
        <w:t xml:space="preserve"> </w:t>
      </w:r>
      <w:r>
        <w:t>datasets,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capable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handling other omics datasets, such as proteomics or</w:t>
      </w:r>
      <w:r>
        <w:rPr>
          <w:spacing w:val="-12"/>
        </w:rPr>
        <w:t xml:space="preserve"> </w:t>
      </w:r>
      <w:r>
        <w:t>metabolomics.</w:t>
      </w:r>
    </w:p>
    <w:p w14:paraId="3DFCA6E6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209B99DA" w14:textId="77777777" w:rsidR="00506873" w:rsidRDefault="00066E17">
      <w:pPr>
        <w:pStyle w:val="BodyText"/>
        <w:ind w:left="2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E41432" wp14:editId="66E7848C">
            <wp:extent cx="4333875" cy="486136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00F0" w14:textId="77777777" w:rsidR="00506873" w:rsidRDefault="00066E17">
      <w:pPr>
        <w:spacing w:before="154"/>
        <w:ind w:left="984"/>
        <w:rPr>
          <w:sz w:val="20"/>
        </w:rPr>
      </w:pPr>
      <w:r>
        <w:rPr>
          <w:sz w:val="20"/>
        </w:rPr>
        <w:t>Figure 1: An example schematic of the inputs required by XPRESSpipe and organization of the ouputs.</w:t>
      </w:r>
    </w:p>
    <w:p w14:paraId="59B2A844" w14:textId="77777777" w:rsidR="00506873" w:rsidRDefault="00506873">
      <w:pPr>
        <w:pStyle w:val="BodyText"/>
        <w:rPr>
          <w:sz w:val="24"/>
        </w:rPr>
      </w:pPr>
    </w:p>
    <w:p w14:paraId="35EE1192" w14:textId="77777777" w:rsidR="00506873" w:rsidRDefault="00066E17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50"/>
        <w:ind w:hanging="703"/>
      </w:pPr>
      <w:r>
        <w:t>Getting</w:t>
      </w:r>
      <w:r>
        <w:rPr>
          <w:spacing w:val="-2"/>
        </w:rPr>
        <w:t xml:space="preserve"> </w:t>
      </w:r>
      <w:r>
        <w:t>Data</w:t>
      </w:r>
    </w:p>
    <w:p w14:paraId="0924D1DA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64935A6E" w14:textId="77777777" w:rsidR="00506873" w:rsidRDefault="00066E17">
      <w:pPr>
        <w:pStyle w:val="BodyText"/>
        <w:ind w:left="119"/>
      </w:pPr>
      <w:r>
        <w:t>Generally, two inputs are required for all functions within XPRESSplot:</w:t>
      </w:r>
    </w:p>
    <w:p w14:paraId="04011DAF" w14:textId="77777777" w:rsidR="00506873" w:rsidRDefault="00506873">
      <w:pPr>
        <w:pStyle w:val="BodyText"/>
        <w:spacing w:before="5"/>
        <w:rPr>
          <w:sz w:val="38"/>
        </w:rPr>
      </w:pPr>
    </w:p>
    <w:p w14:paraId="39DC6F62" w14:textId="77777777" w:rsidR="00506873" w:rsidRDefault="00066E17">
      <w:pPr>
        <w:pStyle w:val="ListParagraph"/>
        <w:numPr>
          <w:ilvl w:val="3"/>
          <w:numId w:val="6"/>
        </w:numPr>
        <w:tabs>
          <w:tab w:val="left" w:pos="666"/>
        </w:tabs>
        <w:spacing w:line="453" w:lineRule="auto"/>
        <w:ind w:right="718" w:hanging="291"/>
        <w:jc w:val="both"/>
      </w:pPr>
      <w:r>
        <w:rPr>
          <w:b/>
        </w:rPr>
        <w:t>Expression Matrix</w:t>
      </w:r>
      <w:r>
        <w:t xml:space="preserve">: It is assumed the input data matrix = </w:t>
      </w:r>
      <w:r>
        <w:rPr>
          <w:i/>
        </w:rPr>
        <w:t xml:space="preserve">i </w:t>
      </w:r>
      <w:r>
        <w:t xml:space="preserve">* </w:t>
      </w:r>
      <w:r>
        <w:rPr>
          <w:i/>
        </w:rPr>
        <w:t xml:space="preserve">j </w:t>
      </w:r>
      <w:r>
        <w:t xml:space="preserve">where </w:t>
      </w:r>
      <w:r>
        <w:rPr>
          <w:i/>
        </w:rPr>
        <w:t xml:space="preserve">i </w:t>
      </w:r>
      <w:r>
        <w:t xml:space="preserve">(columns) are samples and </w:t>
      </w:r>
      <w:r>
        <w:rPr>
          <w:i/>
        </w:rPr>
        <w:t xml:space="preserve">j </w:t>
      </w:r>
      <w:r>
        <w:t>(rows) are genes or other relative measurement</w:t>
      </w:r>
      <w:r>
        <w:rPr>
          <w:spacing w:val="-9"/>
        </w:rPr>
        <w:t xml:space="preserve"> </w:t>
      </w:r>
      <w:r>
        <w:t>points.</w:t>
      </w:r>
    </w:p>
    <w:p w14:paraId="58A9CDE7" w14:textId="77777777" w:rsidR="00506873" w:rsidRDefault="00066E17">
      <w:pPr>
        <w:pStyle w:val="ListParagraph"/>
        <w:numPr>
          <w:ilvl w:val="3"/>
          <w:numId w:val="6"/>
        </w:numPr>
        <w:tabs>
          <w:tab w:val="left" w:pos="666"/>
        </w:tabs>
        <w:spacing w:before="173" w:line="453" w:lineRule="auto"/>
        <w:ind w:right="717" w:hanging="291"/>
        <w:jc w:val="both"/>
      </w:pPr>
      <w:r>
        <w:rPr>
          <w:b/>
        </w:rPr>
        <w:t>Metagene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Table</w:t>
      </w:r>
      <w:r>
        <w:rPr>
          <w:spacing w:val="-4"/>
        </w:rPr>
        <w:t>:</w:t>
      </w:r>
      <w:r>
        <w:rPr>
          <w:spacing w:val="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assumed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column,</w:t>
      </w:r>
      <w:r>
        <w:rPr>
          <w:spacing w:val="-11"/>
        </w:rPr>
        <w:t xml:space="preserve"> </w:t>
      </w:r>
      <w:r>
        <w:t>header-less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column 0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ID</w:t>
      </w:r>
      <w:r>
        <w:rPr>
          <w:spacing w:val="-17"/>
        </w:rPr>
        <w:t xml:space="preserve"> </w:t>
      </w:r>
      <w:r>
        <w:t>(as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i/>
        </w:rPr>
        <w:t xml:space="preserve">i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t>matrix)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(for</w:t>
      </w:r>
      <w:r>
        <w:rPr>
          <w:spacing w:val="-17"/>
        </w:rPr>
        <w:t xml:space="preserve"> </w:t>
      </w:r>
      <w:r>
        <w:t>example, wild-type or</w:t>
      </w:r>
      <w:r>
        <w:rPr>
          <w:spacing w:val="-3"/>
        </w:rPr>
        <w:t xml:space="preserve"> </w:t>
      </w:r>
      <w:r>
        <w:t>treatment).</w:t>
      </w:r>
    </w:p>
    <w:p w14:paraId="054D05D1" w14:textId="77777777" w:rsidR="00506873" w:rsidRDefault="00066E17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59"/>
        <w:ind w:hanging="703"/>
      </w:pPr>
      <w:r>
        <w:t>Normalization</w:t>
      </w:r>
    </w:p>
    <w:p w14:paraId="76E4CFCE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43050A78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RNA-seq</w:t>
      </w:r>
      <w:r>
        <w:rPr>
          <w:spacing w:val="-14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reads-per-million</w:t>
      </w:r>
      <w:r>
        <w:rPr>
          <w:spacing w:val="-14"/>
        </w:rPr>
        <w:t xml:space="preserve"> </w:t>
      </w:r>
      <w:r>
        <w:t>(RPM),</w:t>
      </w:r>
      <w:r>
        <w:rPr>
          <w:spacing w:val="-14"/>
        </w:rPr>
        <w:t xml:space="preserve"> </w:t>
      </w:r>
      <w:r>
        <w:t>Reads-per-kilobase-million</w:t>
      </w:r>
      <w:r>
        <w:rPr>
          <w:spacing w:val="-14"/>
        </w:rPr>
        <w:t xml:space="preserve"> </w:t>
      </w:r>
      <w:r>
        <w:t>(RPKM) or Fragments-per-kilobase-million (FPKM), and transcripts per million (TPM) methods, as outlined in Equations 1-4 in the Methods (</w:t>
      </w:r>
      <w:r>
        <w:rPr>
          <w:i/>
        </w:rPr>
        <w:t>21</w:t>
      </w:r>
      <w:r>
        <w:t xml:space="preserve">). Other normalizations, such as mean centering of </w:t>
      </w:r>
      <w:r>
        <w:rPr>
          <w:i/>
        </w:rPr>
        <w:t xml:space="preserve">j </w:t>
      </w:r>
      <w:r>
        <w:t xml:space="preserve">features (i.e. genes or other items) </w:t>
      </w:r>
      <w:r>
        <w:rPr>
          <w:spacing w:val="-3"/>
        </w:rPr>
        <w:t xml:space="preserve">by </w:t>
      </w:r>
      <w:r>
        <w:t>sklearn’s preprocessing module (</w:t>
      </w:r>
      <w:r>
        <w:rPr>
          <w:i/>
        </w:rPr>
        <w:t>28</w:t>
      </w:r>
      <w:r>
        <w:t xml:space="preserve">). Count thresholds can also be set to remove genes from analysis </w:t>
      </w:r>
      <w:r>
        <w:rPr>
          <w:spacing w:val="-3"/>
        </w:rPr>
        <w:t xml:space="preserve">that may </w:t>
      </w:r>
      <w:r>
        <w:t>be less reliable due to poor ability to be</w:t>
      </w:r>
      <w:r>
        <w:rPr>
          <w:spacing w:val="-12"/>
        </w:rPr>
        <w:t xml:space="preserve"> </w:t>
      </w:r>
      <w:r>
        <w:t>sequenced.</w:t>
      </w:r>
    </w:p>
    <w:p w14:paraId="336F8884" w14:textId="77777777" w:rsidR="00506873" w:rsidRDefault="00066E17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60"/>
        <w:ind w:hanging="703"/>
      </w:pPr>
      <w:r>
        <w:t>Analyzing</w:t>
      </w:r>
      <w:r>
        <w:rPr>
          <w:spacing w:val="-2"/>
        </w:rPr>
        <w:t xml:space="preserve"> </w:t>
      </w:r>
      <w:r>
        <w:t>Data</w:t>
      </w:r>
    </w:p>
    <w:p w14:paraId="58D51182" w14:textId="77777777" w:rsidR="00506873" w:rsidRDefault="00506873">
      <w:pPr>
        <w:pStyle w:val="BodyText"/>
        <w:spacing w:before="5"/>
        <w:rPr>
          <w:b/>
          <w:sz w:val="34"/>
        </w:rPr>
      </w:pPr>
    </w:p>
    <w:p w14:paraId="010D951A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While a litany of analysis tools are included in XPRESSplot as of the time of writing, we will focus on tools unique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particularly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documentation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and </w:t>
      </w:r>
      <w:r>
        <w:t>examples of additional analysis</w:t>
      </w:r>
      <w:r>
        <w:rPr>
          <w:spacing w:val="-6"/>
        </w:rPr>
        <w:t xml:space="preserve"> </w:t>
      </w:r>
      <w:r>
        <w:t>features.</w:t>
      </w:r>
    </w:p>
    <w:p w14:paraId="011DB701" w14:textId="77777777" w:rsidR="00506873" w:rsidRDefault="00066E17">
      <w:pPr>
        <w:pStyle w:val="ListParagraph"/>
        <w:numPr>
          <w:ilvl w:val="0"/>
          <w:numId w:val="5"/>
        </w:numPr>
        <w:tabs>
          <w:tab w:val="left" w:pos="666"/>
        </w:tabs>
        <w:spacing w:before="218" w:line="453" w:lineRule="auto"/>
        <w:ind w:right="717" w:hanging="218"/>
        <w:jc w:val="both"/>
      </w:pPr>
      <w:r>
        <w:rPr>
          <w:b/>
        </w:rPr>
        <w:t>Principle</w:t>
      </w:r>
      <w:r>
        <w:rPr>
          <w:b/>
          <w:spacing w:val="-20"/>
        </w:rPr>
        <w:t xml:space="preserve"> </w:t>
      </w:r>
      <w:r>
        <w:rPr>
          <w:b/>
        </w:rPr>
        <w:t>Components</w:t>
      </w:r>
      <w:r>
        <w:rPr>
          <w:b/>
          <w:spacing w:val="-20"/>
        </w:rPr>
        <w:t xml:space="preserve"> </w:t>
      </w:r>
      <w:r>
        <w:rPr>
          <w:b/>
        </w:rPr>
        <w:t>Analysis</w:t>
      </w:r>
      <w:r>
        <w:t>:</w:t>
      </w:r>
      <w:r>
        <w:rPr>
          <w:spacing w:val="-1"/>
        </w:rPr>
        <w:t xml:space="preserve"> </w:t>
      </w:r>
      <w:r>
        <w:t>Principle</w:t>
      </w:r>
      <w:r>
        <w:rPr>
          <w:spacing w:val="-20"/>
        </w:rPr>
        <w:t xml:space="preserve"> </w:t>
      </w:r>
      <w:r>
        <w:t>components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(PCA)</w:t>
      </w:r>
      <w:r>
        <w:rPr>
          <w:spacing w:val="-20"/>
        </w:rPr>
        <w:t xml:space="preserve"> </w:t>
      </w:r>
      <w:r>
        <w:rPr>
          <w:spacing w:val="-3"/>
        </w:rPr>
        <w:t>for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matrix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computed</w:t>
      </w:r>
      <w:r>
        <w:rPr>
          <w:spacing w:val="-20"/>
        </w:rPr>
        <w:t xml:space="preserve"> </w:t>
      </w:r>
      <w:r>
        <w:t>us- ing</w:t>
      </w:r>
      <w:r>
        <w:rPr>
          <w:spacing w:val="-8"/>
        </w:rPr>
        <w:t xml:space="preserve"> </w:t>
      </w:r>
      <w:r>
        <w:t>Python’s</w:t>
      </w:r>
      <w:r>
        <w:rPr>
          <w:spacing w:val="-7"/>
        </w:rPr>
        <w:t xml:space="preserve"> </w:t>
      </w:r>
      <w:r>
        <w:t>scikit-learn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(</w:t>
      </w:r>
      <w:r>
        <w:rPr>
          <w:i/>
        </w:rPr>
        <w:t>28</w:t>
      </w:r>
      <w:r>
        <w:t>)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principle</w:t>
      </w:r>
      <w:r>
        <w:rPr>
          <w:spacing w:val="-8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rPr>
          <w:spacing w:val="-4"/>
        </w:rPr>
        <w:t>the</w:t>
      </w:r>
    </w:p>
    <w:p w14:paraId="6C024973" w14:textId="77777777" w:rsidR="00506873" w:rsidRDefault="00506873">
      <w:pPr>
        <w:spacing w:line="453" w:lineRule="auto"/>
        <w:jc w:val="both"/>
        <w:sectPr w:rsidR="00506873">
          <w:pgSz w:w="12240" w:h="20160"/>
          <w:pgMar w:top="720" w:right="0" w:bottom="360" w:left="600" w:header="0" w:footer="161" w:gutter="0"/>
          <w:cols w:space="720"/>
        </w:sectPr>
      </w:pPr>
    </w:p>
    <w:p w14:paraId="2EC8ACEF" w14:textId="77777777" w:rsidR="00506873" w:rsidRDefault="00066E17">
      <w:pPr>
        <w:pStyle w:val="BodyText"/>
        <w:spacing w:before="73" w:line="453" w:lineRule="auto"/>
        <w:ind w:left="665" w:right="717"/>
        <w:jc w:val="both"/>
      </w:pPr>
      <w:r>
        <w:lastRenderedPageBreak/>
        <w:t>matplotlib</w:t>
      </w:r>
      <w:r>
        <w:rPr>
          <w:spacing w:val="-13"/>
        </w:rPr>
        <w:t xml:space="preserve"> </w:t>
      </w:r>
      <w:r>
        <w:t>(</w:t>
      </w:r>
      <w:r>
        <w:rPr>
          <w:i/>
        </w:rPr>
        <w:t>26</w:t>
      </w:r>
      <w:r>
        <w:t>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(</w:t>
      </w:r>
      <w:r>
        <w:rPr>
          <w:i/>
        </w:rPr>
        <w:t>27</w:t>
      </w:r>
      <w:r>
        <w:t>)</w:t>
      </w:r>
      <w:r>
        <w:rPr>
          <w:spacing w:val="-12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XPRESSplot</w:t>
      </w:r>
      <w:r>
        <w:rPr>
          <w:spacing w:val="-12"/>
        </w:rPr>
        <w:t xml:space="preserve"> </w:t>
      </w:r>
      <w:r>
        <w:t>PCA</w:t>
      </w:r>
      <w:r>
        <w:rPr>
          <w:spacing w:val="-12"/>
        </w:rPr>
        <w:t xml:space="preserve"> </w:t>
      </w:r>
      <w:r>
        <w:t>module,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 xml:space="preserve">mod- ules within XPRESSplot, samples are color-coded </w:t>
      </w:r>
      <w:r>
        <w:rPr>
          <w:spacing w:val="-3"/>
        </w:rPr>
        <w:t xml:space="preserve">by </w:t>
      </w:r>
      <w:r>
        <w:t>cross-referencing the data matrix with the</w:t>
      </w:r>
      <w:r>
        <w:rPr>
          <w:spacing w:val="-39"/>
        </w:rPr>
        <w:t xml:space="preserve"> </w:t>
      </w:r>
      <w:r>
        <w:t>metagene table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labels.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dictionary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additionally</w:t>
      </w:r>
      <w:r>
        <w:rPr>
          <w:spacing w:val="-10"/>
        </w:rPr>
        <w:t xml:space="preserve"> </w:t>
      </w:r>
      <w:r>
        <w:t>passed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maps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particular color to each sample label. Confidence intervals are plotted </w:t>
      </w:r>
      <w:r>
        <w:rPr>
          <w:spacing w:val="-3"/>
        </w:rPr>
        <w:t xml:space="preserve">over </w:t>
      </w:r>
      <w:r>
        <w:t>the scatterplot using numpy (</w:t>
      </w:r>
      <w:r>
        <w:rPr>
          <w:i/>
        </w:rPr>
        <w:t>29, 30</w:t>
      </w:r>
      <w:r>
        <w:t>), a feature lacking from Pythonic PCA</w:t>
      </w:r>
      <w:r>
        <w:rPr>
          <w:spacing w:val="-8"/>
        </w:rPr>
        <w:t xml:space="preserve"> </w:t>
      </w:r>
      <w:r>
        <w:t>packages.</w:t>
      </w:r>
    </w:p>
    <w:p w14:paraId="639F2A8F" w14:textId="77777777" w:rsidR="00506873" w:rsidRDefault="00066E17">
      <w:pPr>
        <w:pStyle w:val="ListParagraph"/>
        <w:numPr>
          <w:ilvl w:val="0"/>
          <w:numId w:val="5"/>
        </w:numPr>
        <w:tabs>
          <w:tab w:val="left" w:pos="666"/>
        </w:tabs>
        <w:spacing w:before="179" w:line="453" w:lineRule="auto"/>
        <w:ind w:right="717" w:hanging="218"/>
        <w:jc w:val="both"/>
      </w:pPr>
      <w:r>
        <w:rPr>
          <w:b/>
          <w:spacing w:val="-3"/>
        </w:rPr>
        <w:t xml:space="preserve">Volcano </w:t>
      </w:r>
      <w:r>
        <w:rPr>
          <w:b/>
        </w:rPr>
        <w:t>Plot</w:t>
      </w:r>
      <w:r>
        <w:t xml:space="preserve">: </w:t>
      </w:r>
      <w:r>
        <w:rPr>
          <w:spacing w:val="-3"/>
        </w:rPr>
        <w:t xml:space="preserve">Volcano </w:t>
      </w:r>
      <w:r>
        <w:t xml:space="preserve">plots are an efficient method </w:t>
      </w:r>
      <w:r>
        <w:rPr>
          <w:spacing w:val="-3"/>
        </w:rPr>
        <w:t xml:space="preserve">for  </w:t>
      </w:r>
      <w:r>
        <w:t xml:space="preserve">plotting magnitude,  direction,  and significance of changes in expression or other data types between two conditions with multiple replicates each. </w:t>
      </w:r>
      <w:r>
        <w:rPr>
          <w:spacing w:val="-6"/>
        </w:rPr>
        <w:t xml:space="preserve">By </w:t>
      </w:r>
      <w:r>
        <w:t xml:space="preserve">providing the categorical names </w:t>
      </w:r>
      <w:r>
        <w:rPr>
          <w:spacing w:val="-3"/>
        </w:rPr>
        <w:t xml:space="preserve">for </w:t>
      </w:r>
      <w:r>
        <w:t xml:space="preserve">samples of two conditions in the metadata matrix, XPRESSplot </w:t>
      </w:r>
      <w:r>
        <w:rPr>
          <w:spacing w:val="-3"/>
        </w:rPr>
        <w:t xml:space="preserve">will </w:t>
      </w:r>
      <w:r>
        <w:t>automate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calculation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gene,</w:t>
      </w:r>
      <w:r>
        <w:rPr>
          <w:spacing w:val="-16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rPr>
          <w:spacing w:val="-3"/>
        </w:rPr>
        <w:t>levels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averaged 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</w:t>
      </w:r>
      <w:r>
        <w:rPr>
          <w:vertAlign w:val="subscript"/>
        </w:rPr>
        <w:t>2</w:t>
      </w:r>
      <w:r>
        <w:t>(fold</w:t>
      </w:r>
      <w:r>
        <w:rPr>
          <w:spacing w:val="-11"/>
        </w:rPr>
        <w:t xml:space="preserve"> </w:t>
      </w:r>
      <w:r>
        <w:t>change)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calculated.</w:t>
      </w:r>
      <w:r>
        <w:rPr>
          <w:spacing w:val="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gene,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P-value between the two conditions is calculated using </w:t>
      </w:r>
      <w:r>
        <w:rPr>
          <w:spacing w:val="-3"/>
        </w:rPr>
        <w:t xml:space="preserve">scipy’s </w:t>
      </w:r>
      <w:r>
        <w:t xml:space="preserve">individual </w:t>
      </w:r>
      <w:r>
        <w:rPr>
          <w:spacing w:val="-6"/>
        </w:rPr>
        <w:t xml:space="preserve">T-test </w:t>
      </w:r>
      <w:r>
        <w:t>function (</w:t>
      </w:r>
      <w:r>
        <w:rPr>
          <w:i/>
        </w:rPr>
        <w:t>31</w:t>
      </w:r>
      <w:r>
        <w:t>). The log</w:t>
      </w:r>
      <w:r>
        <w:rPr>
          <w:vertAlign w:val="subscript"/>
        </w:rPr>
        <w:t>2</w:t>
      </w:r>
      <w:r>
        <w:t>(fold</w:t>
      </w:r>
      <w:r>
        <w:rPr>
          <w:spacing w:val="-42"/>
        </w:rPr>
        <w:t xml:space="preserve"> </w:t>
      </w:r>
      <w:r>
        <w:t>change) and</w:t>
      </w:r>
      <w:r>
        <w:rPr>
          <w:spacing w:val="-6"/>
        </w:rPr>
        <w:t xml:space="preserve"> </w:t>
      </w:r>
      <w:r>
        <w:t>-log</w:t>
      </w:r>
      <w:r>
        <w:rPr>
          <w:vertAlign w:val="subscript"/>
        </w:rPr>
        <w:t>10</w:t>
      </w:r>
      <w:r>
        <w:t>(P-value)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plotted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gene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conditions.</w:t>
      </w:r>
      <w:r>
        <w:rPr>
          <w:spacing w:val="1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available are the ability to plot threshold lines, highlight subsets of genes within the plot, and label specific genes</w:t>
      </w:r>
      <w:r>
        <w:rPr>
          <w:spacing w:val="-32"/>
        </w:rPr>
        <w:t xml:space="preserve"> </w:t>
      </w:r>
      <w:r>
        <w:rPr>
          <w:spacing w:val="-3"/>
        </w:rPr>
        <w:t xml:space="preserve">by </w:t>
      </w:r>
      <w:r>
        <w:t>name.</w:t>
      </w:r>
    </w:p>
    <w:p w14:paraId="6C3092B4" w14:textId="77777777" w:rsidR="00506873" w:rsidRDefault="00066E17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717" w:hanging="218"/>
        <w:jc w:val="both"/>
      </w:pPr>
      <w:r>
        <w:rPr>
          <w:b/>
        </w:rPr>
        <w:t>Differential Expression Analysis</w:t>
      </w:r>
      <w:r>
        <w:t xml:space="preserve">: XPRESSpipe includes a Python wrapper </w:t>
      </w:r>
      <w:r>
        <w:rPr>
          <w:spacing w:val="-3"/>
        </w:rPr>
        <w:t xml:space="preserve">for </w:t>
      </w:r>
      <w:r>
        <w:t xml:space="preserve">DESeq2 </w:t>
      </w:r>
      <w:r>
        <w:rPr>
          <w:spacing w:val="-3"/>
        </w:rPr>
        <w:t xml:space="preserve">for </w:t>
      </w:r>
      <w:r>
        <w:t>performing differential</w:t>
      </w:r>
      <w:r>
        <w:rPr>
          <w:spacing w:val="-12"/>
        </w:rPr>
        <w:t xml:space="preserve"> </w:t>
      </w:r>
      <w:r>
        <w:t>expression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refer</w:t>
      </w:r>
      <w:r>
        <w:rPr>
          <w:spacing w:val="-1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publication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information about uses and methodology</w:t>
      </w:r>
      <w:r>
        <w:rPr>
          <w:spacing w:val="-5"/>
        </w:rPr>
        <w:t xml:space="preserve"> </w:t>
      </w:r>
      <w:r>
        <w:t>(</w:t>
      </w:r>
      <w:r>
        <w:rPr>
          <w:i/>
        </w:rPr>
        <w:t>32</w:t>
      </w:r>
      <w:r>
        <w:t>).</w:t>
      </w:r>
    </w:p>
    <w:p w14:paraId="1E78ECAB" w14:textId="77777777" w:rsidR="00506873" w:rsidRDefault="00066E17">
      <w:pPr>
        <w:pStyle w:val="Heading2"/>
        <w:numPr>
          <w:ilvl w:val="1"/>
          <w:numId w:val="4"/>
        </w:numPr>
        <w:tabs>
          <w:tab w:val="left" w:pos="691"/>
          <w:tab w:val="left" w:pos="692"/>
        </w:tabs>
        <w:spacing w:before="153"/>
        <w:ind w:hanging="571"/>
      </w:pPr>
      <w:r>
        <w:t>Validation</w:t>
      </w:r>
    </w:p>
    <w:p w14:paraId="201C178B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70BFE48B" w14:textId="28F8CAA0" w:rsidR="00506873" w:rsidRDefault="00066E17">
      <w:pPr>
        <w:pStyle w:val="BodyText"/>
        <w:spacing w:before="1" w:line="453" w:lineRule="auto"/>
        <w:ind w:left="119" w:right="719"/>
        <w:jc w:val="both"/>
      </w:pPr>
      <w:r>
        <w:t>In order to evaluate the ability of XPRESSpipe to provide the user with reliable results, we processed publicly available</w:t>
      </w:r>
      <w:r>
        <w:rPr>
          <w:spacing w:val="-16"/>
        </w:rPr>
        <w:t xml:space="preserve"> </w:t>
      </w:r>
      <w:r>
        <w:rPr>
          <w:spacing w:val="-3"/>
        </w:rPr>
        <w:t>raw</w:t>
      </w:r>
      <w:r>
        <w:rPr>
          <w:spacing w:val="-16"/>
        </w:rPr>
        <w:t xml:space="preserve"> </w:t>
      </w:r>
      <w:r>
        <w:t>sequence</w:t>
      </w:r>
      <w:r>
        <w:rPr>
          <w:spacing w:val="-15"/>
        </w:rPr>
        <w:t xml:space="preserve"> </w:t>
      </w:r>
      <w:r>
        <w:t>files</w:t>
      </w:r>
      <w:r>
        <w:rPr>
          <w:spacing w:val="-16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chose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highlight</w:t>
      </w:r>
      <w:r>
        <w:rPr>
          <w:spacing w:val="-16"/>
        </w:rPr>
        <w:t xml:space="preserve"> </w:t>
      </w:r>
      <w:del w:id="124" w:author="Jared Rutter" w:date="2019-06-04T18:50:00Z">
        <w:r w:rsidDel="005B28B5">
          <w:delText>a</w:delText>
        </w:r>
        <w:r w:rsidDel="005B28B5">
          <w:rPr>
            <w:spacing w:val="-16"/>
          </w:rPr>
          <w:delText xml:space="preserve"> </w:delText>
        </w:r>
      </w:del>
      <w:ins w:id="125" w:author="Jared Rutter" w:date="2019-06-04T18:50:00Z">
        <w:r w:rsidR="005B28B5">
          <w:t>one</w:t>
        </w:r>
        <w:r w:rsidR="005B28B5">
          <w:rPr>
            <w:spacing w:val="-16"/>
          </w:rPr>
          <w:t xml:space="preserve"> </w:t>
        </w:r>
      </w:ins>
      <w:r>
        <w:t>ribosome</w:t>
      </w:r>
      <w:r>
        <w:rPr>
          <w:spacing w:val="-15"/>
        </w:rPr>
        <w:t xml:space="preserve"> </w:t>
      </w:r>
      <w:r>
        <w:t>profiling</w:t>
      </w:r>
      <w:r>
        <w:rPr>
          <w:spacing w:val="-16"/>
        </w:rPr>
        <w:t xml:space="preserve"> </w:t>
      </w:r>
      <w:r>
        <w:t>dataset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subset of</w:t>
      </w:r>
      <w:r>
        <w:rPr>
          <w:spacing w:val="-8"/>
        </w:rPr>
        <w:t xml:space="preserve"> </w:t>
      </w:r>
      <w:r>
        <w:t>TCGA</w:t>
      </w:r>
      <w:r>
        <w:rPr>
          <w:spacing w:val="-7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showcase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XPRESSpipe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rapidly</w:t>
      </w:r>
      <w:r>
        <w:rPr>
          <w:spacing w:val="-8"/>
        </w:rPr>
        <w:t xml:space="preserve"> </w:t>
      </w:r>
      <w:del w:id="126" w:author="Jared Rutter" w:date="2019-06-04T18:50:00Z">
        <w:r w:rsidDel="005B28B5">
          <w:delText>gleaming</w:delText>
        </w:r>
        <w:r w:rsidDel="005B28B5">
          <w:rPr>
            <w:spacing w:val="-7"/>
          </w:rPr>
          <w:delText xml:space="preserve"> </w:delText>
        </w:r>
      </w:del>
      <w:ins w:id="127" w:author="Jared Rutter" w:date="2019-06-04T18:50:00Z">
        <w:r w:rsidR="005B28B5">
          <w:t>extracting potentially</w:t>
        </w:r>
        <w:r w:rsidR="005B28B5">
          <w:rPr>
            <w:spacing w:val="-7"/>
          </w:rPr>
          <w:t xml:space="preserve"> </w:t>
        </w:r>
      </w:ins>
      <w:r>
        <w:t>interesting</w:t>
      </w:r>
      <w:r>
        <w:rPr>
          <w:spacing w:val="-7"/>
        </w:rPr>
        <w:t xml:space="preserve"> </w:t>
      </w:r>
      <w:r>
        <w:t>molecular</w:t>
      </w:r>
      <w:r>
        <w:rPr>
          <w:spacing w:val="-8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rPr>
          <w:spacing w:val="-5"/>
        </w:rPr>
        <w:t xml:space="preserve">and </w:t>
      </w:r>
      <w:r>
        <w:t>insights from publicly available</w:t>
      </w:r>
      <w:r>
        <w:rPr>
          <w:spacing w:val="-6"/>
        </w:rPr>
        <w:t xml:space="preserve"> </w:t>
      </w:r>
      <w:r>
        <w:t>data.</w:t>
      </w:r>
    </w:p>
    <w:p w14:paraId="0CAF996B" w14:textId="77777777" w:rsidR="00506873" w:rsidRDefault="00066E17">
      <w:pPr>
        <w:pStyle w:val="Heading3"/>
        <w:numPr>
          <w:ilvl w:val="2"/>
          <w:numId w:val="4"/>
        </w:numPr>
        <w:tabs>
          <w:tab w:val="left" w:pos="823"/>
          <w:tab w:val="left" w:pos="824"/>
        </w:tabs>
        <w:spacing w:before="163"/>
        <w:ind w:hanging="703"/>
      </w:pPr>
      <w:r>
        <w:t>Ribosome Profiling Data and New Insights from Old</w:t>
      </w:r>
      <w:r>
        <w:rPr>
          <w:spacing w:val="-14"/>
        </w:rPr>
        <w:t xml:space="preserve"> </w:t>
      </w:r>
      <w:r>
        <w:t>Data</w:t>
      </w:r>
    </w:p>
    <w:p w14:paraId="479D4728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77BFA697" w14:textId="053BCE63" w:rsidR="00506873" w:rsidRDefault="00066E17">
      <w:pPr>
        <w:pStyle w:val="BodyText"/>
        <w:spacing w:line="453" w:lineRule="auto"/>
        <w:ind w:left="119" w:right="717"/>
        <w:jc w:val="both"/>
      </w:pPr>
      <w:r>
        <w:t xml:space="preserve">The integrated stress response (ISR) is a signaling mechanism used </w:t>
      </w:r>
      <w:r>
        <w:rPr>
          <w:spacing w:val="-3"/>
        </w:rPr>
        <w:t xml:space="preserve">by </w:t>
      </w:r>
      <w:r>
        <w:t xml:space="preserve">cells and organisms </w:t>
      </w:r>
      <w:del w:id="128" w:author="Jared Rutter" w:date="2019-06-04T18:51:00Z">
        <w:r w:rsidDel="005B28B5">
          <w:delText>due to</w:delText>
        </w:r>
      </w:del>
      <w:ins w:id="129" w:author="Jared Rutter" w:date="2019-06-04T18:51:00Z">
        <w:r w:rsidR="005B28B5">
          <w:t>in response to</w:t>
        </w:r>
      </w:ins>
      <w:r>
        <w:t xml:space="preserve"> a variety</w:t>
      </w:r>
      <w:del w:id="130" w:author="Jared Rutter" w:date="2019-06-04T18:51:00Z">
        <w:r w:rsidDel="005B28B5">
          <w:delText xml:space="preserve"> </w:delText>
        </w:r>
      </w:del>
      <w:r>
        <w:t xml:space="preserve"> of cellular stresses and has been associated with a variety of diseases. Of particular interest, many disorders resulting in neurological decline are associated with</w:t>
      </w:r>
      <w:ins w:id="131" w:author="Jared Rutter" w:date="2019-06-04T18:51:00Z">
        <w:r w:rsidR="005B28B5">
          <w:t xml:space="preserve"> activation of</w:t>
        </w:r>
      </w:ins>
      <w:r>
        <w:t xml:space="preserve"> the ISR (</w:t>
      </w:r>
      <w:r>
        <w:rPr>
          <w:i/>
        </w:rPr>
        <w:t>33</w:t>
      </w:r>
      <w:r>
        <w:t>). While acute ISR</w:t>
      </w:r>
      <w:ins w:id="132" w:author="Jared Rutter" w:date="2019-06-04T18:51:00Z">
        <w:r w:rsidR="005B28B5">
          <w:t xml:space="preserve"> activation</w:t>
        </w:r>
      </w:ins>
      <w:r>
        <w:t xml:space="preserve"> is essential </w:t>
      </w:r>
      <w:r>
        <w:rPr>
          <w:spacing w:val="-3"/>
        </w:rPr>
        <w:t xml:space="preserve">for </w:t>
      </w:r>
      <w:r>
        <w:t xml:space="preserve">proper cell survival, long periods of sustained ISR </w:t>
      </w:r>
      <w:ins w:id="133" w:author="Jared Rutter" w:date="2019-06-04T18:51:00Z">
        <w:r w:rsidR="005B28B5">
          <w:t xml:space="preserve">activity </w:t>
        </w:r>
      </w:ins>
      <w:r>
        <w:t xml:space="preserve">can be damaging. A recently discovered </w:t>
      </w:r>
      <w:ins w:id="134" w:author="Jared Rutter" w:date="2019-06-04T18:51:00Z">
        <w:r w:rsidR="005B28B5">
          <w:t xml:space="preserve">small </w:t>
        </w:r>
      </w:ins>
      <w:r>
        <w:t>molecule</w:t>
      </w:r>
      <w:ins w:id="135" w:author="Jared Rutter" w:date="2019-06-04T18:52:00Z">
        <w:r w:rsidR="005B28B5">
          <w:t xml:space="preserve"> inhibitor of the ISR</w:t>
        </w:r>
      </w:ins>
      <w:r>
        <w:t xml:space="preserve">, ISRIB, has </w:t>
      </w:r>
      <w:del w:id="136" w:author="Jared Rutter" w:date="2019-06-04T18:52:00Z">
        <w:r w:rsidDel="005B28B5">
          <w:delText xml:space="preserve">recently come under the spotlight </w:delText>
        </w:r>
        <w:r w:rsidDel="005B28B5">
          <w:rPr>
            <w:spacing w:val="-3"/>
          </w:rPr>
          <w:delText xml:space="preserve">for </w:delText>
        </w:r>
        <w:r w:rsidDel="005B28B5">
          <w:delText>its</w:delText>
        </w:r>
      </w:del>
      <w:ins w:id="137" w:author="Jared Rutter" w:date="2019-06-04T18:52:00Z">
        <w:r w:rsidR="005B28B5">
          <w:t>demonstrated</w:t>
        </w:r>
      </w:ins>
      <w:r>
        <w:t xml:space="preserve"> therapeutic potential and relative lack of side-effects. Interestingly, ISRIB is</w:t>
      </w:r>
      <w:r>
        <w:rPr>
          <w:spacing w:val="-38"/>
        </w:rPr>
        <w:t xml:space="preserve"> </w:t>
      </w:r>
      <w:r>
        <w:t>able to</w:t>
      </w:r>
      <w:r>
        <w:rPr>
          <w:spacing w:val="-13"/>
        </w:rPr>
        <w:t xml:space="preserve"> </w:t>
      </w:r>
      <w:r>
        <w:t>suppress</w:t>
      </w:r>
      <w:r>
        <w:rPr>
          <w:spacing w:val="-12"/>
        </w:rPr>
        <w:t xml:space="preserve"> </w:t>
      </w:r>
      <w:del w:id="138" w:author="Jared Rutter" w:date="2019-06-04T18:52:00Z">
        <w:r w:rsidDel="00936ECC">
          <w:delText>low</w:delText>
        </w:r>
        <w:r w:rsidDel="00936ECC">
          <w:rPr>
            <w:spacing w:val="-12"/>
          </w:rPr>
          <w:delText xml:space="preserve"> </w:delText>
        </w:r>
        <w:r w:rsidDel="00936ECC">
          <w:rPr>
            <w:spacing w:val="-3"/>
          </w:rPr>
          <w:delText>levels</w:delText>
        </w:r>
        <w:r w:rsidDel="00936ECC">
          <w:rPr>
            <w:spacing w:val="-12"/>
          </w:rPr>
          <w:delText xml:space="preserve"> </w:delText>
        </w:r>
        <w:r w:rsidDel="00936ECC">
          <w:delText>of</w:delText>
        </w:r>
      </w:del>
      <w:ins w:id="139" w:author="Jared Rutter" w:date="2019-06-04T18:52:00Z">
        <w:r w:rsidR="00936ECC">
          <w:t>a chronic low-grade</w:t>
        </w:r>
      </w:ins>
      <w:r>
        <w:rPr>
          <w:spacing w:val="-12"/>
        </w:rPr>
        <w:t xml:space="preserve"> </w:t>
      </w:r>
      <w:r>
        <w:t>ISR,</w:t>
      </w:r>
      <w:r>
        <w:rPr>
          <w:spacing w:val="-12"/>
        </w:rPr>
        <w:t xml:space="preserve"> </w:t>
      </w:r>
      <w:r>
        <w:t>while</w:t>
      </w:r>
      <w:r>
        <w:rPr>
          <w:spacing w:val="-13"/>
        </w:rPr>
        <w:t xml:space="preserve"> </w:t>
      </w:r>
      <w:ins w:id="140" w:author="Jared Rutter" w:date="2019-06-04T18:52:00Z">
        <w:r w:rsidR="00936ECC">
          <w:rPr>
            <w:spacing w:val="-13"/>
          </w:rPr>
          <w:t xml:space="preserve">it doesn’t inhibit </w:t>
        </w:r>
      </w:ins>
      <w:ins w:id="141" w:author="Jared Rutter" w:date="2019-06-04T18:53:00Z">
        <w:r w:rsidR="00936ECC">
          <w:rPr>
            <w:spacing w:val="-13"/>
          </w:rPr>
          <w:t xml:space="preserve">an </w:t>
        </w:r>
      </w:ins>
      <w:del w:id="142" w:author="Jared Rutter" w:date="2019-06-04T18:53:00Z">
        <w:r w:rsidDel="00936ECC">
          <w:delText>seemingly</w:delText>
        </w:r>
        <w:r w:rsidDel="00936ECC">
          <w:rPr>
            <w:spacing w:val="-12"/>
          </w:rPr>
          <w:delText xml:space="preserve"> </w:delText>
        </w:r>
        <w:r w:rsidDel="00936ECC">
          <w:delText>uneffective</w:delText>
        </w:r>
        <w:r w:rsidDel="00936ECC">
          <w:rPr>
            <w:spacing w:val="-12"/>
          </w:rPr>
          <w:delText xml:space="preserve"> </w:delText>
        </w:r>
        <w:r w:rsidDel="00936ECC">
          <w:delText>at</w:delText>
        </w:r>
        <w:r w:rsidDel="00936ECC">
          <w:rPr>
            <w:spacing w:val="-12"/>
          </w:rPr>
          <w:delText xml:space="preserve"> </w:delText>
        </w:r>
        <w:r w:rsidDel="00936ECC">
          <w:delText>managing</w:delText>
        </w:r>
        <w:r w:rsidDel="00936ECC">
          <w:rPr>
            <w:spacing w:val="-12"/>
          </w:rPr>
          <w:delText xml:space="preserve"> </w:delText>
        </w:r>
      </w:del>
      <w:r>
        <w:t>acute,</w:t>
      </w:r>
      <w:r>
        <w:rPr>
          <w:spacing w:val="-11"/>
        </w:rPr>
        <w:t xml:space="preserve"> </w:t>
      </w:r>
      <w:r>
        <w:t>high-</w:t>
      </w:r>
      <w:del w:id="143" w:author="Jared Rutter" w:date="2019-06-04T18:53:00Z">
        <w:r w:rsidDel="00936ECC">
          <w:delText>levels</w:delText>
        </w:r>
        <w:r w:rsidDel="00936ECC">
          <w:rPr>
            <w:spacing w:val="-13"/>
          </w:rPr>
          <w:delText xml:space="preserve"> </w:delText>
        </w:r>
      </w:del>
      <w:ins w:id="144" w:author="Jared Rutter" w:date="2019-06-04T18:53:00Z">
        <w:r w:rsidR="00936ECC">
          <w:t>grade</w:t>
        </w:r>
      </w:ins>
      <w:del w:id="145" w:author="Jared Rutter" w:date="2019-06-04T18:53:00Z">
        <w:r w:rsidDel="00936ECC">
          <w:delText>of</w:delText>
        </w:r>
      </w:del>
      <w:r>
        <w:rPr>
          <w:spacing w:val="-12"/>
        </w:rPr>
        <w:t xml:space="preserve"> </w:t>
      </w:r>
      <w:r>
        <w:t>ISR.</w:t>
      </w:r>
      <w:r>
        <w:rPr>
          <w:spacing w:val="-12"/>
        </w:rPr>
        <w:t xml:space="preserve"> </w:t>
      </w:r>
      <w:commentRangeStart w:id="146"/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been shown to be neuroprotective in mouse models of acute neurological damage</w:t>
      </w:r>
      <w:r>
        <w:rPr>
          <w:spacing w:val="-27"/>
        </w:rPr>
        <w:t xml:space="preserve"> </w:t>
      </w:r>
      <w:r>
        <w:t>(</w:t>
      </w:r>
      <w:r>
        <w:rPr>
          <w:i/>
        </w:rPr>
        <w:t>34–37</w:t>
      </w:r>
      <w:r>
        <w:t>).</w:t>
      </w:r>
      <w:commentRangeEnd w:id="146"/>
      <w:r w:rsidR="00936ECC">
        <w:rPr>
          <w:rStyle w:val="CommentReference"/>
        </w:rPr>
        <w:commentReference w:id="146"/>
      </w:r>
    </w:p>
    <w:p w14:paraId="0E66DFA0" w14:textId="360E5E8B" w:rsidR="00506873" w:rsidDel="00D774C9" w:rsidRDefault="00066E17">
      <w:pPr>
        <w:pStyle w:val="BodyText"/>
        <w:spacing w:line="453" w:lineRule="auto"/>
        <w:ind w:left="119" w:right="717"/>
        <w:jc w:val="both"/>
        <w:rPr>
          <w:del w:id="147" w:author="Jared Rutter" w:date="2019-06-04T18:58:00Z"/>
        </w:rPr>
      </w:pPr>
      <w:r>
        <w:t>A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(GSE65778)</w:t>
      </w:r>
      <w:r>
        <w:rPr>
          <w:spacing w:val="-4"/>
        </w:rPr>
        <w:t xml:space="preserve"> </w:t>
      </w:r>
      <w:r>
        <w:t>utilized</w:t>
      </w:r>
      <w:r>
        <w:rPr>
          <w:spacing w:val="-3"/>
        </w:rPr>
        <w:t xml:space="preserve"> </w:t>
      </w:r>
      <w:r>
        <w:t>ribosome</w:t>
      </w:r>
      <w:r>
        <w:rPr>
          <w:spacing w:val="-3"/>
        </w:rPr>
        <w:t xml:space="preserve"> </w:t>
      </w:r>
      <w:r>
        <w:t>profiling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del w:id="148" w:author="Jared Rutter" w:date="2019-06-04T18:54:00Z">
        <w:r w:rsidDel="005D4800">
          <w:delText>understand</w:delText>
        </w:r>
        <w:r w:rsidDel="005D4800">
          <w:rPr>
            <w:spacing w:val="-4"/>
          </w:rPr>
          <w:delText xml:space="preserve"> </w:delText>
        </w:r>
      </w:del>
      <w:ins w:id="149" w:author="Jared Rutter" w:date="2019-06-04T18:54:00Z">
        <w:r w:rsidR="005D4800">
          <w:t>define</w:t>
        </w:r>
        <w:r w:rsidR="005D4800">
          <w:rPr>
            <w:spacing w:val="-4"/>
          </w:rPr>
          <w:t xml:space="preserve"> </w:t>
        </w:r>
      </w:ins>
      <w:r>
        <w:t>the</w:t>
      </w:r>
      <w:r>
        <w:rPr>
          <w:spacing w:val="-3"/>
        </w:rPr>
        <w:t xml:space="preserve"> </w:t>
      </w:r>
      <w:r>
        <w:t>mechanisms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ISRIB</w:t>
      </w:r>
      <w:r>
        <w:rPr>
          <w:spacing w:val="-4"/>
        </w:rPr>
        <w:t xml:space="preserve"> </w:t>
      </w:r>
      <w:ins w:id="150" w:author="Jared Rutter" w:date="2019-06-04T18:54:00Z">
        <w:r w:rsidR="005D4800">
          <w:rPr>
            <w:spacing w:val="-4"/>
          </w:rPr>
          <w:t xml:space="preserve">action on </w:t>
        </w:r>
      </w:ins>
      <w:del w:id="151" w:author="Jared Rutter" w:date="2019-06-04T18:54:00Z">
        <w:r w:rsidDel="005D4800">
          <w:delText>in the context of</w:delText>
        </w:r>
      </w:del>
      <w:ins w:id="152" w:author="Jared Rutter" w:date="2019-06-04T18:54:00Z">
        <w:r w:rsidR="005D4800">
          <w:t>the</w:t>
        </w:r>
      </w:ins>
      <w:r>
        <w:t xml:space="preserve"> ISR, modeled </w:t>
      </w:r>
      <w:r>
        <w:rPr>
          <w:spacing w:val="-3"/>
        </w:rPr>
        <w:t xml:space="preserve">by </w:t>
      </w:r>
      <w:r>
        <w:t xml:space="preserve">tunicamycin (Tm) treatment </w:t>
      </w:r>
      <w:del w:id="153" w:author="Jared Rutter" w:date="2019-06-04T18:54:00Z">
        <w:r w:rsidDel="005D4800">
          <w:delText xml:space="preserve">in </w:delText>
        </w:r>
      </w:del>
      <w:ins w:id="154" w:author="Jared Rutter" w:date="2019-06-04T18:54:00Z">
        <w:r w:rsidR="005D4800">
          <w:t>of</w:t>
        </w:r>
        <w:r w:rsidR="005D4800">
          <w:t xml:space="preserve"> </w:t>
        </w:r>
      </w:ins>
      <w:r>
        <w:t>HEK293T cells (</w:t>
      </w:r>
      <w:r>
        <w:rPr>
          <w:i/>
        </w:rPr>
        <w:t>36</w:t>
      </w:r>
      <w:r>
        <w:t xml:space="preserve">). Some </w:t>
      </w:r>
      <w:r>
        <w:rPr>
          <w:spacing w:val="-4"/>
        </w:rPr>
        <w:t xml:space="preserve">key </w:t>
      </w:r>
      <w:r>
        <w:t xml:space="preserve">findings from this study were that during acute ISR, a specific subset of mRNAs were translationally </w:t>
      </w:r>
      <w:commentRangeStart w:id="155"/>
      <w:r>
        <w:t>regulated</w:t>
      </w:r>
      <w:commentRangeEnd w:id="155"/>
      <w:r w:rsidR="005D4800">
        <w:rPr>
          <w:rStyle w:val="CommentReference"/>
        </w:rPr>
        <w:commentReference w:id="155"/>
      </w:r>
      <w:r>
        <w:t>, and that</w:t>
      </w:r>
      <w:r>
        <w:rPr>
          <w:spacing w:val="-41"/>
        </w:rPr>
        <w:t xml:space="preserve"> </w:t>
      </w:r>
      <w:r>
        <w:t xml:space="preserve">canonical </w:t>
      </w:r>
      <w:commentRangeStart w:id="156"/>
      <w:r>
        <w:t xml:space="preserve">transcription factors were </w:t>
      </w:r>
      <w:ins w:id="157" w:author="Jared Rutter" w:date="2019-06-04T18:55:00Z">
        <w:r w:rsidR="005D4800">
          <w:t xml:space="preserve">frequent </w:t>
        </w:r>
      </w:ins>
      <w:del w:id="158" w:author="Jared Rutter" w:date="2019-06-04T18:55:00Z">
        <w:r w:rsidDel="005D4800">
          <w:delText xml:space="preserve">part </w:delText>
        </w:r>
      </w:del>
      <w:ins w:id="159" w:author="Jared Rutter" w:date="2019-06-04T18:55:00Z">
        <w:r w:rsidR="005D4800">
          <w:t>targets</w:t>
        </w:r>
        <w:r w:rsidR="005D4800">
          <w:t xml:space="preserve"> </w:t>
        </w:r>
      </w:ins>
      <w:r>
        <w:t>of this response</w:t>
      </w:r>
      <w:commentRangeEnd w:id="156"/>
      <w:r w:rsidR="005D4800">
        <w:rPr>
          <w:rStyle w:val="CommentReference"/>
        </w:rPr>
        <w:commentReference w:id="156"/>
      </w:r>
      <w:r>
        <w:t>. In order to showcase the utility of XPRESSpipe in re-analyzing ribosome</w:t>
      </w:r>
      <w:r>
        <w:rPr>
          <w:spacing w:val="-18"/>
        </w:rPr>
        <w:t xml:space="preserve"> </w:t>
      </w:r>
      <w:r>
        <w:t>profiling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sequencing</w:t>
      </w:r>
      <w:r>
        <w:rPr>
          <w:spacing w:val="-17"/>
        </w:rPr>
        <w:t xml:space="preserve"> </w:t>
      </w:r>
      <w:r>
        <w:t>datasets,</w:t>
      </w:r>
      <w:r>
        <w:rPr>
          <w:spacing w:val="-15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re-processed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analyzed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dataset</w:t>
      </w:r>
      <w:r>
        <w:rPr>
          <w:spacing w:val="-18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current</w:t>
      </w:r>
      <w:r>
        <w:rPr>
          <w:spacing w:val="-17"/>
        </w:rPr>
        <w:t xml:space="preserve"> </w:t>
      </w:r>
      <w:r>
        <w:rPr>
          <w:i/>
        </w:rPr>
        <w:t>in silico</w:t>
      </w:r>
      <w:r>
        <w:rPr>
          <w:i/>
          <w:spacing w:val="-9"/>
        </w:rPr>
        <w:t xml:space="preserve"> </w:t>
      </w:r>
      <w:r>
        <w:t>techniques</w:t>
      </w:r>
      <w:r>
        <w:rPr>
          <w:spacing w:val="-15"/>
        </w:rPr>
        <w:t xml:space="preserve"> </w:t>
      </w:r>
      <w:r>
        <w:t>included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XPRESSpipe</w:t>
      </w:r>
      <w:r>
        <w:rPr>
          <w:spacing w:val="-14"/>
        </w:rPr>
        <w:t xml:space="preserve"> </w:t>
      </w:r>
      <w:r>
        <w:t>package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shed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light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ins w:id="160" w:author="Jared Rutter" w:date="2019-06-04T18:56:00Z">
        <w:r w:rsidR="00D774C9">
          <w:rPr>
            <w:spacing w:val="-15"/>
          </w:rPr>
          <w:t xml:space="preserve">translational </w:t>
        </w:r>
      </w:ins>
      <w:r>
        <w:t>mechanisms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ins w:id="161" w:author="Jared Rutter" w:date="2019-06-04T18:56:00Z">
        <w:r w:rsidR="00D774C9">
          <w:rPr>
            <w:spacing w:val="-14"/>
          </w:rPr>
          <w:t xml:space="preserve">the </w:t>
        </w:r>
      </w:ins>
      <w:r>
        <w:t>ISR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ISRIB</w:t>
      </w:r>
      <w:del w:id="162" w:author="Jared Rutter" w:date="2019-06-04T18:58:00Z">
        <w:r w:rsidDel="00D774C9">
          <w:delText>’</w:delText>
        </w:r>
      </w:del>
      <w:del w:id="163" w:author="Jared Rutter" w:date="2019-06-04T18:56:00Z">
        <w:r w:rsidDel="00D774C9">
          <w:delText>s mode of action during ISR</w:delText>
        </w:r>
      </w:del>
      <w:r>
        <w:t xml:space="preserve">. Compared to the </w:t>
      </w:r>
      <w:r>
        <w:rPr>
          <w:spacing w:val="-3"/>
        </w:rPr>
        <w:t xml:space="preserve">raw </w:t>
      </w:r>
      <w:r>
        <w:t xml:space="preserve">count data made available in the original manuscript, </w:t>
      </w:r>
      <w:r>
        <w:lastRenderedPageBreak/>
        <w:t>samples</w:t>
      </w:r>
      <w:ins w:id="164" w:author="Jared Rutter" w:date="2019-06-04T18:58:00Z">
        <w:r w:rsidR="00D774C9">
          <w:t xml:space="preserve"> </w:t>
        </w:r>
      </w:ins>
    </w:p>
    <w:p w14:paraId="1B9DBED7" w14:textId="63FE4E04" w:rsidR="00506873" w:rsidDel="00D774C9" w:rsidRDefault="00506873" w:rsidP="00D774C9">
      <w:pPr>
        <w:spacing w:line="453" w:lineRule="auto"/>
        <w:jc w:val="both"/>
        <w:rPr>
          <w:del w:id="165" w:author="Jared Rutter" w:date="2019-06-04T18:58:00Z"/>
        </w:rPr>
        <w:sectPr w:rsidR="00506873" w:rsidDel="00D774C9">
          <w:pgSz w:w="12240" w:h="20160"/>
          <w:pgMar w:top="660" w:right="0" w:bottom="360" w:left="600" w:header="0" w:footer="161" w:gutter="0"/>
          <w:cols w:space="720"/>
        </w:sectPr>
        <w:pPrChange w:id="166" w:author="Jared Rutter" w:date="2019-06-04T18:58:00Z">
          <w:pPr>
            <w:spacing w:line="453" w:lineRule="auto"/>
            <w:jc w:val="both"/>
          </w:pPr>
        </w:pPrChange>
      </w:pPr>
    </w:p>
    <w:p w14:paraId="0DAEFD0C" w14:textId="372D157C" w:rsidR="00506873" w:rsidRDefault="00066E17" w:rsidP="00D774C9">
      <w:pPr>
        <w:pStyle w:val="BodyText"/>
        <w:spacing w:line="453" w:lineRule="auto"/>
        <w:ind w:left="119" w:right="717"/>
        <w:jc w:val="both"/>
        <w:rPr>
          <w:ins w:id="167" w:author="Jared Rutter" w:date="2019-06-04T19:00:00Z"/>
        </w:rPr>
        <w:pPrChange w:id="168" w:author="Jared Rutter" w:date="2019-06-04T18:58:00Z">
          <w:pPr>
            <w:pStyle w:val="BodyText"/>
            <w:spacing w:before="73" w:line="453" w:lineRule="auto"/>
            <w:ind w:left="119" w:right="717"/>
            <w:jc w:val="both"/>
          </w:pPr>
        </w:pPrChange>
      </w:pPr>
      <w:r>
        <w:t xml:space="preserve">showed comparable alignment rates </w:t>
      </w:r>
      <w:ins w:id="169" w:author="Jared Rutter" w:date="2019-06-04T18:58:00Z">
        <w:r w:rsidR="00D774C9">
          <w:t xml:space="preserve">between the two analytical regimes </w:t>
        </w:r>
      </w:ins>
      <w:r>
        <w:t>(Spearman R values ranging from 0.83-0.91) (Figure 2A)</w:t>
      </w:r>
      <w:ins w:id="170" w:author="Jared Rutter" w:date="2019-06-04T18:58:00Z">
        <w:r w:rsidR="00D774C9">
          <w:t>.  This is in spite of the fact that</w:t>
        </w:r>
      </w:ins>
      <w:del w:id="171" w:author="Jared Rutter" w:date="2019-06-04T18:58:00Z">
        <w:r w:rsidDel="00D774C9">
          <w:delText xml:space="preserve"> as</w:delText>
        </w:r>
      </w:del>
      <w:r>
        <w:t>,</w:t>
      </w:r>
      <w:del w:id="172" w:author="Jared Rutter" w:date="2019-06-04T18:58:00Z">
        <w:r w:rsidDel="00D774C9">
          <w:delText xml:space="preserve"> </w:delText>
        </w:r>
      </w:del>
      <w:ins w:id="173" w:author="Jared Rutter" w:date="2019-06-04T18:59:00Z">
        <w:r w:rsidR="00D774C9">
          <w:t xml:space="preserve"> </w:t>
        </w:r>
      </w:ins>
      <w:del w:id="174" w:author="Jared Rutter" w:date="2019-06-04T18:59:00Z">
        <w:r w:rsidDel="00D774C9">
          <w:delText xml:space="preserve"> </w:delText>
        </w:r>
      </w:del>
      <w:r>
        <w:t xml:space="preserve">according </w:t>
      </w:r>
      <w:del w:id="175" w:author="Jared Rutter" w:date="2019-06-04T18:59:00Z">
        <w:r w:rsidDel="00D774C9">
          <w:delText xml:space="preserve"> </w:delText>
        </w:r>
      </w:del>
      <w:r>
        <w:t>to the methods</w:t>
      </w:r>
      <w:ins w:id="176" w:author="Jared Rutter" w:date="2019-06-04T18:59:00Z">
        <w:r w:rsidR="00D774C9">
          <w:t xml:space="preserve"> section, </w:t>
        </w:r>
      </w:ins>
      <w:del w:id="177" w:author="Jared Rutter" w:date="2019-06-04T18:59:00Z">
        <w:r w:rsidDel="00D774C9">
          <w:delText xml:space="preserve"> of </w:delText>
        </w:r>
      </w:del>
      <w:r>
        <w:t>the original paper</w:t>
      </w:r>
      <w:ins w:id="178" w:author="Jared Rutter" w:date="2019-06-04T18:59:00Z">
        <w:r w:rsidR="00D774C9">
          <w:t xml:space="preserve"> employed </w:t>
        </w:r>
      </w:ins>
      <w:del w:id="179" w:author="Jared Rutter" w:date="2019-06-04T18:59:00Z">
        <w:r w:rsidDel="00D774C9">
          <w:delText xml:space="preserve">, </w:delText>
        </w:r>
      </w:del>
      <w:r>
        <w:t>a now</w:t>
      </w:r>
      <w:ins w:id="180" w:author="Jared Rutter" w:date="2019-06-04T18:59:00Z">
        <w:r w:rsidR="00D774C9">
          <w:t>-</w:t>
        </w:r>
      </w:ins>
      <w:del w:id="181" w:author="Jared Rutter" w:date="2019-06-04T18:59:00Z">
        <w:r w:rsidDel="00D774C9">
          <w:delText xml:space="preserve"> </w:delText>
        </w:r>
      </w:del>
      <w:r>
        <w:t xml:space="preserve">outdated alignment program, </w:t>
      </w:r>
      <w:r>
        <w:rPr>
          <w:spacing w:val="-4"/>
        </w:rPr>
        <w:t xml:space="preserve">TopHat2 </w:t>
      </w:r>
      <w:r>
        <w:t>(</w:t>
      </w:r>
      <w:r>
        <w:rPr>
          <w:i/>
        </w:rPr>
        <w:t>38</w:t>
      </w:r>
      <w:r>
        <w:t xml:space="preserve">), </w:t>
      </w:r>
      <w:del w:id="182" w:author="Jared Rutter" w:date="2019-06-04T19:00:00Z">
        <w:r w:rsidDel="00E63361">
          <w:delText>was used that</w:delText>
        </w:r>
      </w:del>
      <w:ins w:id="183" w:author="Jared Rutter" w:date="2019-06-04T19:00:00Z">
        <w:r w:rsidR="00E63361">
          <w:t>which</w:t>
        </w:r>
      </w:ins>
      <w:r>
        <w:t xml:space="preserve"> has a documented higher false positive alignment rate compared to </w:t>
      </w:r>
      <w:ins w:id="184" w:author="Jared Rutter" w:date="2019-06-04T19:00:00Z">
        <w:r w:rsidR="00E63361">
          <w:t xml:space="preserve">the current state-of-the-art tool, </w:t>
        </w:r>
      </w:ins>
      <w:r>
        <w:rPr>
          <w:spacing w:val="-7"/>
        </w:rPr>
        <w:t xml:space="preserve">STAR </w:t>
      </w:r>
      <w:r>
        <w:t>(</w:t>
      </w:r>
      <w:r>
        <w:rPr>
          <w:i/>
        </w:rPr>
        <w:t>12, 39</w:t>
      </w:r>
      <w:r>
        <w:t>). Processing of replicates within</w:t>
      </w:r>
      <w:r>
        <w:rPr>
          <w:spacing w:val="-43"/>
        </w:rPr>
        <w:t xml:space="preserve"> </w:t>
      </w:r>
      <w:r>
        <w:t>the XPRESSpipe</w:t>
      </w:r>
      <w:r>
        <w:rPr>
          <w:spacing w:val="-9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showed</w:t>
      </w:r>
      <w:r>
        <w:rPr>
          <w:spacing w:val="-8"/>
        </w:rPr>
        <w:t xml:space="preserve"> </w:t>
      </w:r>
      <w:r>
        <w:t>excellent</w:t>
      </w:r>
      <w:r>
        <w:rPr>
          <w:spacing w:val="-10"/>
        </w:rPr>
        <w:t xml:space="preserve"> </w:t>
      </w:r>
      <w:r>
        <w:t>correlation</w:t>
      </w:r>
      <w:r>
        <w:rPr>
          <w:spacing w:val="-8"/>
        </w:rPr>
        <w:t xml:space="preserve"> </w:t>
      </w:r>
      <w:r>
        <w:t>(Spearman</w:t>
      </w:r>
      <w:r>
        <w:rPr>
          <w:spacing w:val="-9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rPr>
          <w:rFonts w:ascii="Times New Roman"/>
          <w:i/>
        </w:rPr>
        <w:t>&gt;</w:t>
      </w:r>
      <w:r>
        <w:t>0.98)</w:t>
      </w:r>
      <w:r>
        <w:rPr>
          <w:spacing w:val="-9"/>
        </w:rPr>
        <w:t xml:space="preserve"> </w:t>
      </w:r>
      <w:r>
        <w:t>(Figure</w:t>
      </w:r>
      <w:r>
        <w:rPr>
          <w:spacing w:val="-10"/>
        </w:rPr>
        <w:t xml:space="preserve"> </w:t>
      </w:r>
      <w:r>
        <w:t>2B).</w:t>
      </w:r>
      <w:r>
        <w:rPr>
          <w:spacing w:val="-8"/>
        </w:rPr>
        <w:t xml:space="preserve"> </w:t>
      </w:r>
      <w:r>
        <w:t>Interestingly,</w:t>
      </w:r>
      <w:r>
        <w:rPr>
          <w:spacing w:val="-9"/>
        </w:rPr>
        <w:t xml:space="preserve"> </w:t>
      </w:r>
      <w:r>
        <w:t xml:space="preserve">de- duplication of ribosome footprint samples appeared to improve the count values correlations, which </w:t>
      </w:r>
      <w:r>
        <w:rPr>
          <w:spacing w:val="-3"/>
        </w:rPr>
        <w:t xml:space="preserve">may </w:t>
      </w:r>
      <w:r>
        <w:t xml:space="preserve">be in part due to the inherent bias of certain sequences </w:t>
      </w:r>
      <w:r>
        <w:rPr>
          <w:spacing w:val="-3"/>
        </w:rPr>
        <w:t xml:space="preserve">by </w:t>
      </w:r>
      <w:r>
        <w:t>CircLigase, used in the creation of these libraries (</w:t>
      </w:r>
      <w:r>
        <w:rPr>
          <w:i/>
        </w:rPr>
        <w:t>36, 40</w:t>
      </w:r>
      <w:r>
        <w:t>) (Figure</w:t>
      </w:r>
      <w:r>
        <w:rPr>
          <w:spacing w:val="-20"/>
        </w:rPr>
        <w:t xml:space="preserve"> </w:t>
      </w:r>
      <w:r>
        <w:t>S1A).</w:t>
      </w:r>
      <w:r>
        <w:rPr>
          <w:spacing w:val="-19"/>
        </w:rPr>
        <w:t xml:space="preserve"> </w:t>
      </w:r>
      <w:r>
        <w:t>Additionally,</w:t>
      </w:r>
      <w:r>
        <w:rPr>
          <w:spacing w:val="-17"/>
        </w:rPr>
        <w:t xml:space="preserve"> </w:t>
      </w:r>
      <w:r>
        <w:t>samples</w:t>
      </w:r>
      <w:r>
        <w:rPr>
          <w:spacing w:val="-19"/>
        </w:rPr>
        <w:t xml:space="preserve"> </w:t>
      </w:r>
      <w:r>
        <w:t>appeared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relatively</w:t>
      </w:r>
      <w:r>
        <w:rPr>
          <w:spacing w:val="-19"/>
        </w:rPr>
        <w:t xml:space="preserve"> </w:t>
      </w:r>
      <w:r>
        <w:t>comparable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another</w:t>
      </w:r>
      <w:r>
        <w:rPr>
          <w:spacing w:val="-19"/>
        </w:rPr>
        <w:t xml:space="preserve"> </w:t>
      </w:r>
      <w:r>
        <w:t>once</w:t>
      </w:r>
      <w:r>
        <w:rPr>
          <w:spacing w:val="-19"/>
        </w:rPr>
        <w:t xml:space="preserve"> </w:t>
      </w:r>
      <w:r>
        <w:t>RPM</w:t>
      </w:r>
      <w:r>
        <w:rPr>
          <w:spacing w:val="-20"/>
        </w:rPr>
        <w:t xml:space="preserve"> </w:t>
      </w:r>
      <w:r>
        <w:t xml:space="preserve">normalization was performed with </w:t>
      </w:r>
      <w:r>
        <w:rPr>
          <w:spacing w:val="-4"/>
        </w:rPr>
        <w:t xml:space="preserve">few </w:t>
      </w:r>
      <w:r>
        <w:t>outliers (Figure</w:t>
      </w:r>
      <w:r>
        <w:rPr>
          <w:spacing w:val="-5"/>
        </w:rPr>
        <w:t xml:space="preserve"> </w:t>
      </w:r>
      <w:r>
        <w:t>S1B).</w:t>
      </w:r>
    </w:p>
    <w:p w14:paraId="0CBA9D40" w14:textId="6E2F6555" w:rsidR="00D003C0" w:rsidDel="00D003C0" w:rsidRDefault="00D003C0" w:rsidP="00D774C9">
      <w:pPr>
        <w:pStyle w:val="BodyText"/>
        <w:spacing w:line="453" w:lineRule="auto"/>
        <w:ind w:left="119" w:right="717"/>
        <w:jc w:val="both"/>
        <w:rPr>
          <w:del w:id="185" w:author="Jared Rutter" w:date="2019-06-04T19:00:00Z"/>
        </w:rPr>
        <w:pPrChange w:id="186" w:author="Jared Rutter" w:date="2019-06-04T18:58:00Z">
          <w:pPr>
            <w:pStyle w:val="BodyText"/>
            <w:spacing w:before="73" w:line="453" w:lineRule="auto"/>
            <w:ind w:left="119" w:right="717"/>
            <w:jc w:val="both"/>
          </w:pPr>
        </w:pPrChange>
      </w:pPr>
    </w:p>
    <w:p w14:paraId="0D2E7F04" w14:textId="2BBD31A2" w:rsidR="00506873" w:rsidRDefault="00066E17" w:rsidP="00D003C0">
      <w:pPr>
        <w:pStyle w:val="BodyText"/>
        <w:spacing w:line="453" w:lineRule="auto"/>
        <w:ind w:left="119" w:right="719" w:firstLine="601"/>
        <w:jc w:val="both"/>
        <w:pPrChange w:id="187" w:author="Jared Rutter" w:date="2019-06-04T19:00:00Z">
          <w:pPr>
            <w:pStyle w:val="BodyText"/>
            <w:spacing w:line="453" w:lineRule="auto"/>
            <w:ind w:left="119" w:right="719"/>
            <w:jc w:val="both"/>
          </w:pPr>
        </w:pPrChange>
      </w:pPr>
      <w:r>
        <w:t xml:space="preserve">XPRESSpipe-processed samples revealed similar canonical targets of translational </w:t>
      </w:r>
      <w:ins w:id="188" w:author="Jared Rutter" w:date="2019-06-04T19:01:00Z">
        <w:r w:rsidR="00AE6AD7">
          <w:t>up</w:t>
        </w:r>
      </w:ins>
      <w:r>
        <w:t xml:space="preserve">regulation during ISR </w:t>
      </w:r>
      <w:del w:id="189" w:author="Jared Rutter" w:date="2019-06-04T19:01:00Z">
        <w:r w:rsidDel="00AE6AD7">
          <w:delText>were identified</w:delText>
        </w:r>
        <w:r w:rsidDel="00AE6AD7">
          <w:rPr>
            <w:spacing w:val="-5"/>
          </w:rPr>
          <w:delText xml:space="preserve"> </w:delText>
        </w:r>
      </w:del>
      <w:r>
        <w:t>as</w:t>
      </w:r>
      <w:r>
        <w:rPr>
          <w:spacing w:val="-4"/>
        </w:rPr>
        <w:t xml:space="preserve"> </w:t>
      </w:r>
      <w:del w:id="190" w:author="Jared Rutter" w:date="2019-06-04T19:01:00Z">
        <w:r w:rsidDel="00AE6AD7">
          <w:delText>in</w:delText>
        </w:r>
        <w:r w:rsidDel="00AE6AD7">
          <w:rPr>
            <w:spacing w:val="-4"/>
          </w:rPr>
          <w:delText xml:space="preserve"> </w:delText>
        </w:r>
      </w:del>
      <w:ins w:id="191" w:author="Jared Rutter" w:date="2019-06-04T19:01:00Z">
        <w:r w:rsidR="00AE6AD7">
          <w:t>compared to</w:t>
        </w:r>
        <w:r w:rsidR="00AE6AD7">
          <w:rPr>
            <w:spacing w:val="-4"/>
          </w:rPr>
          <w:t xml:space="preserve"> </w:t>
        </w:r>
      </w:ins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study,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6"/>
        </w:rPr>
        <w:t>ATF4,</w:t>
      </w:r>
      <w:r>
        <w:rPr>
          <w:spacing w:val="-4"/>
        </w:rPr>
        <w:t xml:space="preserve"> </w:t>
      </w:r>
      <w:r>
        <w:rPr>
          <w:spacing w:val="-6"/>
        </w:rPr>
        <w:t>ATF5,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PPP1R15A</w:t>
      </w:r>
      <w:r>
        <w:rPr>
          <w:spacing w:val="-4"/>
        </w:rPr>
        <w:t xml:space="preserve"> </w:t>
      </w:r>
      <w:r>
        <w:t>(Figure</w:t>
      </w:r>
      <w:r>
        <w:rPr>
          <w:spacing w:val="-4"/>
        </w:rPr>
        <w:t xml:space="preserve"> </w:t>
      </w:r>
      <w:r>
        <w:t>3A,</w:t>
      </w:r>
      <w:r>
        <w:rPr>
          <w:spacing w:val="-4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magenta)</w:t>
      </w:r>
      <w:r>
        <w:rPr>
          <w:spacing w:val="-4"/>
        </w:rPr>
        <w:t xml:space="preserve"> </w:t>
      </w:r>
      <w:r>
        <w:t>(</w:t>
      </w:r>
      <w:r>
        <w:rPr>
          <w:i/>
        </w:rPr>
        <w:t>36</w:t>
      </w:r>
      <w:r>
        <w:t xml:space="preserve">). Of note, the fold change in translation efficiency of </w:t>
      </w:r>
      <w:r>
        <w:rPr>
          <w:spacing w:val="-7"/>
        </w:rPr>
        <w:t xml:space="preserve">ATF4 </w:t>
      </w:r>
      <w:r>
        <w:t xml:space="preserve">(2.027) from XPRESSpipe-processed samples more closely matches the biochemically validated </w:t>
      </w:r>
      <w:r>
        <w:rPr>
          <w:spacing w:val="-3"/>
        </w:rPr>
        <w:t xml:space="preserve">levels </w:t>
      </w:r>
      <w:r>
        <w:t>of up-regulation under a variety of ISR inducers, where</w:t>
      </w:r>
      <w:r>
        <w:rPr>
          <w:spacing w:val="-29"/>
        </w:rPr>
        <w:t xml:space="preserve"> </w:t>
      </w:r>
      <w:r>
        <w:rPr>
          <w:spacing w:val="-7"/>
        </w:rPr>
        <w:t xml:space="preserve">ATF4 </w:t>
      </w:r>
      <w:r>
        <w:t>translation upregulation generally increased 2</w:t>
      </w:r>
      <w:ins w:id="192" w:author="Jared Rutter" w:date="2019-06-04T19:02:00Z">
        <w:r w:rsidR="00AE6AD7">
          <w:t xml:space="preserve"> to </w:t>
        </w:r>
      </w:ins>
      <w:del w:id="193" w:author="Jared Rutter" w:date="2019-06-04T19:02:00Z">
        <w:r w:rsidDel="00AE6AD7">
          <w:delText>-</w:delText>
        </w:r>
      </w:del>
      <w:r>
        <w:t>3</w:t>
      </w:r>
      <w:del w:id="194" w:author="Jared Rutter" w:date="2019-06-04T19:02:00Z">
        <w:r w:rsidDel="00AE6AD7">
          <w:delText xml:space="preserve"> </w:delText>
        </w:r>
      </w:del>
      <w:ins w:id="195" w:author="Jared Rutter" w:date="2019-06-04T19:02:00Z">
        <w:r w:rsidR="00AE6AD7">
          <w:t>-</w:t>
        </w:r>
      </w:ins>
      <w:r>
        <w:t>fold, with some more extreme cases increasing up to 4</w:t>
      </w:r>
      <w:ins w:id="196" w:author="Jared Rutter" w:date="2019-06-04T19:05:00Z">
        <w:r w:rsidR="001A768F">
          <w:t>-</w:t>
        </w:r>
      </w:ins>
      <w:del w:id="197" w:author="Jared Rutter" w:date="2019-06-04T19:05:00Z">
        <w:r w:rsidDel="001A768F">
          <w:delText xml:space="preserve"> </w:delText>
        </w:r>
      </w:del>
      <w:r>
        <w:t>fold (</w:t>
      </w:r>
      <w:r>
        <w:rPr>
          <w:i/>
        </w:rPr>
        <w:t>41</w:t>
      </w:r>
      <w:r>
        <w:t>). Other targets highlighted in the original study (</w:t>
      </w:r>
      <w:r>
        <w:rPr>
          <w:i/>
        </w:rPr>
        <w:t>36</w:t>
      </w:r>
      <w:r>
        <w:t xml:space="preserve">), such as </w:t>
      </w:r>
      <w:r>
        <w:rPr>
          <w:spacing w:val="-7"/>
        </w:rPr>
        <w:t xml:space="preserve">ATF5 </w:t>
      </w:r>
      <w:r>
        <w:t>and PPP1R15A also increased in their translation efficiency fold change (2.178 and 2.594, respectively) (Figures 3A, B; S2A,</w:t>
      </w:r>
      <w:r>
        <w:rPr>
          <w:spacing w:val="-33"/>
        </w:rPr>
        <w:t xml:space="preserve"> </w:t>
      </w:r>
      <w:r>
        <w:t>B).</w:t>
      </w:r>
    </w:p>
    <w:p w14:paraId="4BCB8522" w14:textId="67AEC9BA" w:rsidR="00506873" w:rsidRDefault="00066E17" w:rsidP="00D003C0">
      <w:pPr>
        <w:pStyle w:val="BodyText"/>
        <w:spacing w:line="453" w:lineRule="auto"/>
        <w:ind w:left="119" w:right="717" w:firstLine="601"/>
        <w:jc w:val="both"/>
        <w:pPrChange w:id="198" w:author="Jared Rutter" w:date="2019-06-04T19:00:00Z">
          <w:pPr>
            <w:pStyle w:val="BodyText"/>
            <w:spacing w:line="453" w:lineRule="auto"/>
            <w:ind w:left="119" w:right="717"/>
            <w:jc w:val="both"/>
          </w:pPr>
        </w:pPrChange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rPr>
          <w:spacing w:val="-4"/>
        </w:rPr>
        <w:t>study,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translationally</w:t>
      </w:r>
      <w:r>
        <w:rPr>
          <w:spacing w:val="-7"/>
        </w:rPr>
        <w:t xml:space="preserve"> </w:t>
      </w:r>
      <w:r>
        <w:t>down-regulated</w:t>
      </w:r>
      <w:r>
        <w:rPr>
          <w:spacing w:val="-7"/>
        </w:rPr>
        <w:t xml:space="preserve"> </w:t>
      </w:r>
      <w:r>
        <w:t>appeared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reveal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discernable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regu</w:t>
      </w:r>
      <w:del w:id="199" w:author="Jared Rutter" w:date="2019-06-04T19:02:00Z">
        <w:r w:rsidDel="00AE6AD7">
          <w:delText xml:space="preserve">- </w:delText>
        </w:r>
      </w:del>
      <w:r>
        <w:t xml:space="preserve">lation related to ISR and ISRIB treatment. </w:t>
      </w:r>
      <w:r>
        <w:rPr>
          <w:spacing w:val="-4"/>
        </w:rPr>
        <w:t xml:space="preserve">However, </w:t>
      </w:r>
      <w:r>
        <w:t xml:space="preserve">re-analyzing these data with </w:t>
      </w:r>
      <w:del w:id="200" w:author="Jared Rutter" w:date="2019-06-04T19:02:00Z">
        <w:r w:rsidDel="00CE15ED">
          <w:delText xml:space="preserve">updated </w:delText>
        </w:r>
      </w:del>
      <w:r>
        <w:t>the updated method</w:t>
      </w:r>
      <w:del w:id="201" w:author="Jared Rutter" w:date="2019-06-04T19:02:00Z">
        <w:r w:rsidDel="00CE15ED">
          <w:delText xml:space="preserve">- </w:delText>
        </w:r>
      </w:del>
      <w:r>
        <w:t xml:space="preserve">ology within XPRESSpipe </w:t>
      </w:r>
      <w:r>
        <w:rPr>
          <w:spacing w:val="-3"/>
        </w:rPr>
        <w:t xml:space="preserve">may </w:t>
      </w:r>
      <w:r>
        <w:t>shed new light on an interesting</w:t>
      </w:r>
      <w:del w:id="202" w:author="Jared Rutter" w:date="2019-06-04T19:03:00Z">
        <w:r w:rsidDel="00CE15ED">
          <w:delText>,</w:delText>
        </w:r>
      </w:del>
      <w:r>
        <w:t xml:space="preserve"> </w:t>
      </w:r>
      <w:del w:id="203" w:author="Jared Rutter" w:date="2019-06-04T19:03:00Z">
        <w:r w:rsidDel="00CE15ED">
          <w:delText xml:space="preserve">potentially relevant </w:delText>
        </w:r>
      </w:del>
      <w:r>
        <w:t xml:space="preserve">subset of genes </w:t>
      </w:r>
      <w:ins w:id="204" w:author="Jared Rutter" w:date="2019-06-04T19:03:00Z">
        <w:r w:rsidR="00CE15ED">
          <w:t xml:space="preserve">potentially relevant </w:t>
        </w:r>
      </w:ins>
      <w:r>
        <w:t xml:space="preserve">to the neuroprotective properties of ISRIB. Cross-referencing the XPRESSpipe data with the </w:t>
      </w:r>
      <w:commentRangeStart w:id="205"/>
      <w:r>
        <w:t>de-duplicated counts</w:t>
      </w:r>
      <w:r>
        <w:rPr>
          <w:spacing w:val="-21"/>
        </w:rPr>
        <w:t xml:space="preserve"> </w:t>
      </w:r>
      <w:r>
        <w:t xml:space="preserve">(as discussed above),  and intersecting genes with an FDR </w:t>
      </w:r>
      <w:r>
        <w:rPr>
          <w:rFonts w:ascii="Times New Roman" w:hAnsi="Times New Roman"/>
          <w:i/>
        </w:rPr>
        <w:t>&lt;</w:t>
      </w:r>
      <w:r>
        <w:t>0.05 and a ribosome footprint fold</w:t>
      </w:r>
      <w:ins w:id="206" w:author="Jared Rutter" w:date="2019-06-04T19:05:00Z">
        <w:r w:rsidR="001A768F">
          <w:t>-</w:t>
        </w:r>
      </w:ins>
      <w:del w:id="207" w:author="Jared Rutter" w:date="2019-06-04T19:05:00Z">
        <w:r w:rsidDel="001A768F">
          <w:delText xml:space="preserve"> </w:delText>
        </w:r>
      </w:del>
      <w:r>
        <w:t xml:space="preserve">change </w:t>
      </w:r>
      <w:r>
        <w:rPr>
          <w:rFonts w:ascii="Times New Roman" w:hAnsi="Times New Roman"/>
          <w:i/>
        </w:rPr>
        <w:t>&lt;</w:t>
      </w:r>
      <w:r>
        <w:t xml:space="preserve">0.6 in  the non-deduplicated dataset and a fold change </w:t>
      </w:r>
      <w:r>
        <w:rPr>
          <w:rFonts w:ascii="Times New Roman" w:hAnsi="Times New Roman"/>
          <w:i/>
        </w:rPr>
        <w:t>&lt;</w:t>
      </w:r>
      <w:r>
        <w:t>0.5 in the duplicated dataset</w:t>
      </w:r>
      <w:commentRangeEnd w:id="205"/>
      <w:r w:rsidR="001A768F">
        <w:rPr>
          <w:rStyle w:val="CommentReference"/>
        </w:rPr>
        <w:commentReference w:id="205"/>
      </w:r>
      <w:r>
        <w:t xml:space="preserve">, all </w:t>
      </w:r>
      <w:ins w:id="208" w:author="Jared Rutter" w:date="2019-06-04T19:05:00Z">
        <w:r w:rsidR="001A768F">
          <w:t xml:space="preserve">of the identified </w:t>
        </w:r>
      </w:ins>
      <w:r>
        <w:t>genes contain some phe</w:t>
      </w:r>
      <w:del w:id="209" w:author="Jared Rutter" w:date="2019-06-04T19:05:00Z">
        <w:r w:rsidDel="001A768F">
          <w:delText xml:space="preserve">- </w:delText>
        </w:r>
      </w:del>
      <w:r>
        <w:t xml:space="preserve">notypic or functional annotation related to cognitive function, as listed in </w:t>
      </w:r>
      <w:r>
        <w:rPr>
          <w:spacing w:val="-7"/>
        </w:rPr>
        <w:t xml:space="preserve">Table </w:t>
      </w:r>
      <w:r>
        <w:t xml:space="preserve">2 (descriptions sourced from </w:t>
      </w:r>
      <w:r>
        <w:fldChar w:fldCharType="begin"/>
      </w:r>
      <w:r>
        <w:instrText xml:space="preserve"> HYPERLINK "http://www.genecards.org/" \h </w:instrText>
      </w:r>
      <w:r>
        <w:fldChar w:fldCharType="separate"/>
      </w:r>
      <w:r>
        <w:t xml:space="preserve">www.genecards.org </w:t>
      </w:r>
      <w:r>
        <w:fldChar w:fldCharType="end"/>
      </w:r>
      <w:r>
        <w:t xml:space="preserve">and www.omim.org). The translational down-regulation of these genes could </w:t>
      </w:r>
      <w:del w:id="210" w:author="Jared Rutter" w:date="2019-06-04T19:06:00Z">
        <w:r w:rsidDel="001A768F">
          <w:delText xml:space="preserve">likely </w:delText>
        </w:r>
      </w:del>
      <w:r>
        <w:t xml:space="preserve">play a role in the cognitive decline associated with ISR and the rescue </w:t>
      </w:r>
      <w:del w:id="211" w:author="Jared Rutter" w:date="2019-06-04T19:06:00Z">
        <w:r w:rsidDel="001A768F">
          <w:delText xml:space="preserve">in </w:delText>
        </w:r>
      </w:del>
      <w:ins w:id="212" w:author="Jared Rutter" w:date="2019-06-04T19:06:00Z">
        <w:r w:rsidR="001A768F">
          <w:t>of their</w:t>
        </w:r>
        <w:r w:rsidR="001A768F">
          <w:t xml:space="preserve"> </w:t>
        </w:r>
      </w:ins>
      <w:r>
        <w:t xml:space="preserve">translation </w:t>
      </w:r>
      <w:del w:id="213" w:author="Jared Rutter" w:date="2019-06-04T19:06:00Z">
        <w:r w:rsidDel="001A768F">
          <w:delText xml:space="preserve">during </w:delText>
        </w:r>
      </w:del>
      <w:ins w:id="214" w:author="Jared Rutter" w:date="2019-06-04T19:06:00Z">
        <w:r w:rsidR="001A768F">
          <w:t>with</w:t>
        </w:r>
        <w:r w:rsidR="001A768F">
          <w:t xml:space="preserve"> </w:t>
        </w:r>
      </w:ins>
      <w:r>
        <w:t xml:space="preserve">ISRIB </w:t>
      </w:r>
      <w:ins w:id="215" w:author="Jared Rutter" w:date="2019-06-04T19:07:00Z">
        <w:r w:rsidR="001A768F">
          <w:t xml:space="preserve">treatment </w:t>
        </w:r>
      </w:ins>
      <w:r>
        <w:rPr>
          <w:spacing w:val="-3"/>
        </w:rPr>
        <w:t xml:space="preserve">may </w:t>
      </w:r>
      <w:del w:id="216" w:author="Jared Rutter" w:date="2019-06-04T19:07:00Z">
        <w:r w:rsidDel="001A768F">
          <w:delText>partially</w:delText>
        </w:r>
        <w:r w:rsidDel="001A768F">
          <w:rPr>
            <w:spacing w:val="-31"/>
          </w:rPr>
          <w:delText xml:space="preserve"> </w:delText>
        </w:r>
        <w:r w:rsidDel="001A768F">
          <w:delText>explain</w:delText>
        </w:r>
      </w:del>
      <w:ins w:id="217" w:author="Jared Rutter" w:date="2019-06-04T19:07:00Z">
        <w:r w:rsidR="001A768F">
          <w:t>contribute to</w:t>
        </w:r>
      </w:ins>
      <w:r>
        <w:t xml:space="preserve"> the</w:t>
      </w:r>
      <w:r>
        <w:rPr>
          <w:spacing w:val="-7"/>
        </w:rPr>
        <w:t xml:space="preserve"> </w:t>
      </w:r>
      <w:del w:id="218" w:author="Jared Rutter" w:date="2019-06-04T19:07:00Z">
        <w:r w:rsidDel="001A768F">
          <w:delText>drugs</w:delText>
        </w:r>
        <w:r w:rsidDel="001A768F">
          <w:rPr>
            <w:spacing w:val="-7"/>
          </w:rPr>
          <w:delText xml:space="preserve"> </w:delText>
        </w:r>
      </w:del>
      <w:r>
        <w:t>neuroprotective</w:t>
      </w:r>
      <w:r>
        <w:rPr>
          <w:spacing w:val="-7"/>
        </w:rPr>
        <w:t xml:space="preserve"> </w:t>
      </w:r>
      <w:del w:id="219" w:author="Jared Rutter" w:date="2019-06-04T19:07:00Z">
        <w:r w:rsidDel="001A768F">
          <w:delText>properties</w:delText>
        </w:r>
      </w:del>
      <w:ins w:id="220" w:author="Jared Rutter" w:date="2019-06-04T19:07:00Z">
        <w:r w:rsidR="001A768F">
          <w:t>effects</w:t>
        </w:r>
      </w:ins>
      <w:r>
        <w:t>.</w:t>
      </w:r>
      <w:r>
        <w:rPr>
          <w:spacing w:val="7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hits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del w:id="221" w:author="Jared Rutter" w:date="2019-06-04T19:08:00Z">
        <w:r w:rsidDel="001A768F">
          <w:delText>strengthened</w:delText>
        </w:r>
        <w:r w:rsidDel="001A768F">
          <w:rPr>
            <w:spacing w:val="-7"/>
          </w:rPr>
          <w:delText xml:space="preserve"> </w:delText>
        </w:r>
      </w:del>
      <w:ins w:id="222" w:author="Jared Rutter" w:date="2019-06-04T19:08:00Z">
        <w:r w:rsidR="001A768F">
          <w:t>encouraging, since</w:t>
        </w:r>
      </w:ins>
      <w:del w:id="223" w:author="Jared Rutter" w:date="2019-06-04T19:08:00Z">
        <w:r w:rsidDel="001A768F">
          <w:rPr>
            <w:spacing w:val="-3"/>
          </w:rPr>
          <w:delText>by</w:delText>
        </w:r>
        <w:r w:rsidDel="001A768F">
          <w:rPr>
            <w:spacing w:val="-7"/>
          </w:rPr>
          <w:delText xml:space="preserve"> </w:delText>
        </w:r>
        <w:r w:rsidDel="001A768F">
          <w:delText>investigating</w:delText>
        </w:r>
      </w:del>
      <w:r>
        <w:rPr>
          <w:spacing w:val="-7"/>
        </w:rPr>
        <w:t xml:space="preserve"> </w:t>
      </w:r>
      <w:r>
        <w:t xml:space="preserve">the read pile-ups along these genes in </w:t>
      </w:r>
      <w:bookmarkStart w:id="224" w:name="_GoBack"/>
      <w:bookmarkEnd w:id="224"/>
      <w:r>
        <w:t>IGV (</w:t>
      </w:r>
      <w:r>
        <w:rPr>
          <w:i/>
        </w:rPr>
        <w:t>42</w:t>
      </w:r>
      <w:r>
        <w:t>)</w:t>
      </w:r>
      <w:ins w:id="225" w:author="Jared Rutter" w:date="2019-06-04T19:08:00Z">
        <w:r w:rsidR="001A768F">
          <w:t xml:space="preserve"> show </w:t>
        </w:r>
      </w:ins>
      <w:del w:id="226" w:author="Jared Rutter" w:date="2019-06-04T19:08:00Z">
        <w:r w:rsidDel="001A768F">
          <w:delText xml:space="preserve">, where </w:delText>
        </w:r>
      </w:del>
      <w:r>
        <w:t xml:space="preserve">footprint coverage </w:t>
      </w:r>
      <w:del w:id="227" w:author="Jared Rutter" w:date="2019-06-04T19:08:00Z">
        <w:r w:rsidDel="001A768F">
          <w:delText xml:space="preserve">is observed </w:delText>
        </w:r>
      </w:del>
      <w:r>
        <w:t xml:space="preserve">across the transcript </w:t>
      </w:r>
      <w:r>
        <w:rPr>
          <w:spacing w:val="-3"/>
        </w:rPr>
        <w:t xml:space="preserve">for </w:t>
      </w:r>
      <w:r>
        <w:t>all ribosome</w:t>
      </w:r>
      <w:r>
        <w:rPr>
          <w:spacing w:val="-14"/>
        </w:rPr>
        <w:t xml:space="preserve"> </w:t>
      </w:r>
      <w:r>
        <w:t>profiling</w:t>
      </w:r>
      <w:r>
        <w:rPr>
          <w:spacing w:val="-13"/>
        </w:rPr>
        <w:t xml:space="preserve"> </w:t>
      </w:r>
      <w:r>
        <w:t>samples</w:t>
      </w:r>
      <w:r>
        <w:rPr>
          <w:spacing w:val="-13"/>
        </w:rPr>
        <w:t xml:space="preserve"> </w:t>
      </w:r>
      <w:r>
        <w:t>except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Tm-treated</w:t>
      </w:r>
      <w:r>
        <w:rPr>
          <w:spacing w:val="-13"/>
        </w:rPr>
        <w:t xml:space="preserve"> </w:t>
      </w:r>
      <w:r>
        <w:t>samples</w:t>
      </w:r>
      <w:r>
        <w:rPr>
          <w:spacing w:val="-13"/>
        </w:rPr>
        <w:t xml:space="preserve"> </w:t>
      </w:r>
      <w:r>
        <w:t>(Figures</w:t>
      </w:r>
      <w:r>
        <w:rPr>
          <w:spacing w:val="-14"/>
        </w:rPr>
        <w:t xml:space="preserve"> </w:t>
      </w:r>
      <w:r>
        <w:rPr>
          <w:spacing w:val="-3"/>
        </w:rPr>
        <w:t>3C,</w:t>
      </w:r>
      <w:r>
        <w:rPr>
          <w:spacing w:val="-13"/>
        </w:rPr>
        <w:t xml:space="preserve"> </w:t>
      </w:r>
      <w:r>
        <w:t>S2C,</w:t>
      </w:r>
      <w:r>
        <w:rPr>
          <w:spacing w:val="-13"/>
        </w:rPr>
        <w:t xml:space="preserve"> </w:t>
      </w:r>
      <w:r>
        <w:t>D).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further</w:t>
      </w:r>
      <w:r>
        <w:rPr>
          <w:spacing w:val="-13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 xml:space="preserve">to </w:t>
      </w:r>
      <w:del w:id="228" w:author="Jared Rutter" w:date="2019-06-04T19:09:00Z">
        <w:r w:rsidDel="001A768F">
          <w:delText>this</w:delText>
        </w:r>
        <w:r w:rsidDel="001A768F">
          <w:rPr>
            <w:spacing w:val="-16"/>
          </w:rPr>
          <w:delText xml:space="preserve"> </w:delText>
        </w:r>
      </w:del>
      <w:ins w:id="229" w:author="Jared Rutter" w:date="2019-06-04T19:09:00Z">
        <w:r w:rsidR="001A768F">
          <w:t>the</w:t>
        </w:r>
        <w:r w:rsidR="001A768F">
          <w:rPr>
            <w:spacing w:val="-16"/>
          </w:rPr>
          <w:t xml:space="preserve"> </w:t>
        </w:r>
      </w:ins>
      <w:r>
        <w:t>observation</w:t>
      </w:r>
      <w:ins w:id="230" w:author="Jared Rutter" w:date="2019-06-04T19:09:00Z">
        <w:r w:rsidR="001A768F">
          <w:t xml:space="preserve"> of translational regulation of these genes,</w:t>
        </w:r>
      </w:ins>
      <w:r>
        <w:rPr>
          <w:spacing w:val="-16"/>
        </w:rPr>
        <w:t xml:space="preserve"> </w:t>
      </w:r>
      <w:del w:id="231" w:author="Jared Rutter" w:date="2019-06-04T19:09:00Z">
        <w:r w:rsidDel="001A768F">
          <w:delText>as</w:delText>
        </w:r>
      </w:del>
      <w:ins w:id="232" w:author="Jared Rutter" w:date="2019-06-04T19:09:00Z">
        <w:r w:rsidR="001A768F">
          <w:t>since</w:t>
        </w:r>
      </w:ins>
      <w:r>
        <w:rPr>
          <w:spacing w:val="-15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CircLigase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preparation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bias</w:t>
      </w:r>
      <w:r>
        <w:rPr>
          <w:spacing w:val="-16"/>
        </w:rPr>
        <w:t xml:space="preserve"> </w:t>
      </w:r>
      <w:r>
        <w:t>certain</w:t>
      </w:r>
      <w:r>
        <w:rPr>
          <w:spacing w:val="-15"/>
        </w:rPr>
        <w:t xml:space="preserve"> </w:t>
      </w:r>
      <w:r>
        <w:t>reads’</w:t>
      </w:r>
      <w:r>
        <w:rPr>
          <w:spacing w:val="-16"/>
        </w:rPr>
        <w:t xml:space="preserve"> </w:t>
      </w:r>
      <w:r>
        <w:t>incorporation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 xml:space="preserve">sequencing libraries, </w:t>
      </w:r>
      <w:del w:id="233" w:author="Jared Rutter" w:date="2019-06-04T19:09:00Z">
        <w:r w:rsidDel="001A768F">
          <w:delText xml:space="preserve">whereas </w:delText>
        </w:r>
      </w:del>
      <w:ins w:id="234" w:author="Jared Rutter" w:date="2019-06-04T19:09:00Z">
        <w:r w:rsidR="001A768F">
          <w:t>but</w:t>
        </w:r>
        <w:r w:rsidR="001A768F">
          <w:t xml:space="preserve"> </w:t>
        </w:r>
      </w:ins>
      <w:del w:id="235" w:author="Jared Rutter" w:date="2019-06-04T19:10:00Z">
        <w:r w:rsidDel="001A768F">
          <w:delText>there appears to be none</w:delText>
        </w:r>
      </w:del>
      <w:ins w:id="236" w:author="Jared Rutter" w:date="2019-06-04T19:10:00Z">
        <w:r w:rsidR="001A768F">
          <w:t>this is not the case</w:t>
        </w:r>
      </w:ins>
      <w:r>
        <w:t xml:space="preserve"> in these samples</w:t>
      </w:r>
      <w:r>
        <w:rPr>
          <w:spacing w:val="-17"/>
        </w:rPr>
        <w:t xml:space="preserve"> </w:t>
      </w:r>
      <w:r>
        <w:t>(</w:t>
      </w:r>
      <w:r>
        <w:rPr>
          <w:i/>
        </w:rPr>
        <w:t>40</w:t>
      </w:r>
      <w:r>
        <w:t>).</w:t>
      </w:r>
    </w:p>
    <w:p w14:paraId="59BF4A88" w14:textId="77777777" w:rsidR="00506873" w:rsidRDefault="00066E17">
      <w:pPr>
        <w:spacing w:line="182" w:lineRule="exact"/>
        <w:ind w:left="2273"/>
        <w:rPr>
          <w:sz w:val="20"/>
        </w:rPr>
      </w:pPr>
      <w:r>
        <w:rPr>
          <w:sz w:val="20"/>
        </w:rPr>
        <w:t>Table 2: Translationally down-regulated genes during acute Tm treatment.</w:t>
      </w:r>
    </w:p>
    <w:p w14:paraId="1A9B33CD" w14:textId="77777777" w:rsidR="00506873" w:rsidRDefault="00506873">
      <w:pPr>
        <w:spacing w:line="182" w:lineRule="exact"/>
        <w:rPr>
          <w:sz w:val="20"/>
        </w:r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4F1F04A2" w14:textId="77777777" w:rsidR="00506873" w:rsidRDefault="00506873">
      <w:pPr>
        <w:pStyle w:val="BodyText"/>
        <w:rPr>
          <w:sz w:val="20"/>
        </w:rPr>
      </w:pPr>
    </w:p>
    <w:p w14:paraId="7401876D" w14:textId="77777777" w:rsidR="00506873" w:rsidRDefault="00506873">
      <w:pPr>
        <w:pStyle w:val="BodyText"/>
        <w:rPr>
          <w:sz w:val="20"/>
        </w:rPr>
      </w:pPr>
    </w:p>
    <w:p w14:paraId="79B552DC" w14:textId="77777777" w:rsidR="00506873" w:rsidRDefault="00506873">
      <w:pPr>
        <w:pStyle w:val="BodyText"/>
        <w:rPr>
          <w:sz w:val="20"/>
        </w:rPr>
      </w:pPr>
    </w:p>
    <w:p w14:paraId="3C38C246" w14:textId="77777777" w:rsidR="00506873" w:rsidRDefault="00506873">
      <w:pPr>
        <w:pStyle w:val="BodyText"/>
        <w:rPr>
          <w:sz w:val="20"/>
        </w:rPr>
      </w:pPr>
    </w:p>
    <w:p w14:paraId="6881D71C" w14:textId="77777777" w:rsidR="00506873" w:rsidRDefault="00506873">
      <w:pPr>
        <w:pStyle w:val="BodyText"/>
        <w:rPr>
          <w:sz w:val="20"/>
        </w:rPr>
      </w:pPr>
    </w:p>
    <w:p w14:paraId="58264BA6" w14:textId="77777777" w:rsidR="00506873" w:rsidRDefault="00506873">
      <w:pPr>
        <w:pStyle w:val="BodyText"/>
        <w:spacing w:before="6"/>
        <w:rPr>
          <w:sz w:val="23"/>
        </w:rPr>
      </w:pPr>
    </w:p>
    <w:p w14:paraId="50311085" w14:textId="77777777" w:rsidR="00506873" w:rsidRDefault="00066E17">
      <w:pPr>
        <w:pStyle w:val="BodyText"/>
        <w:ind w:left="984"/>
        <w:rPr>
          <w:sz w:val="20"/>
        </w:rPr>
      </w:pPr>
      <w:r>
        <w:rPr>
          <w:noProof/>
          <w:sz w:val="20"/>
        </w:rPr>
        <w:drawing>
          <wp:inline distT="0" distB="0" distL="0" distR="0" wp14:anchorId="5AD4EC83" wp14:editId="35824EE2">
            <wp:extent cx="5728906" cy="791165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9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A9C4" w14:textId="77777777" w:rsidR="00506873" w:rsidRDefault="00506873">
      <w:pPr>
        <w:pStyle w:val="BodyText"/>
        <w:spacing w:before="5"/>
        <w:rPr>
          <w:sz w:val="17"/>
        </w:rPr>
      </w:pPr>
    </w:p>
    <w:p w14:paraId="75A489CF" w14:textId="77777777" w:rsidR="00506873" w:rsidRDefault="00066E17">
      <w:pPr>
        <w:spacing w:before="102" w:line="249" w:lineRule="auto"/>
        <w:ind w:left="120" w:right="717"/>
        <w:jc w:val="both"/>
        <w:rPr>
          <w:sz w:val="20"/>
        </w:rPr>
      </w:pPr>
      <w:r>
        <w:rPr>
          <w:sz w:val="20"/>
        </w:rPr>
        <w:t xml:space="preserve">Figure 2: Broad sample quality control and comparision to original processing. A) Cross-processing comparisions </w:t>
      </w:r>
      <w:r>
        <w:rPr>
          <w:spacing w:val="-3"/>
          <w:sz w:val="20"/>
        </w:rPr>
        <w:t xml:space="preserve">between </w:t>
      </w:r>
      <w:r>
        <w:rPr>
          <w:sz w:val="20"/>
        </w:rPr>
        <w:t>original manuscript and XPRESSpipe. B) Intra-processing comparisions between replicates for XPRESSpipe processing. Note: All R values reported are Spearman R values.</w:t>
      </w:r>
    </w:p>
    <w:p w14:paraId="4447C096" w14:textId="77777777" w:rsidR="00506873" w:rsidRDefault="00506873">
      <w:pPr>
        <w:spacing w:line="249" w:lineRule="auto"/>
        <w:jc w:val="both"/>
        <w:rPr>
          <w:sz w:val="20"/>
        </w:rPr>
        <w:sectPr w:rsidR="00506873">
          <w:pgSz w:w="12240" w:h="20160"/>
          <w:pgMar w:top="1940" w:right="0" w:bottom="360" w:left="600" w:header="0" w:footer="161" w:gutter="0"/>
          <w:cols w:space="720"/>
        </w:sectPr>
      </w:pPr>
    </w:p>
    <w:p w14:paraId="0FB41409" w14:textId="77777777" w:rsidR="00506873" w:rsidRDefault="00066E17">
      <w:pPr>
        <w:pStyle w:val="BodyText"/>
        <w:ind w:left="4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190027" wp14:editId="5127C005">
            <wp:extent cx="6538245" cy="443341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245" cy="44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5312" w14:textId="77777777" w:rsidR="00506873" w:rsidRDefault="00066E17">
      <w:pPr>
        <w:spacing w:before="158" w:line="249" w:lineRule="auto"/>
        <w:ind w:left="120" w:right="717"/>
        <w:jc w:val="both"/>
        <w:rPr>
          <w:sz w:val="20"/>
        </w:rPr>
      </w:pPr>
      <w:r>
        <w:rPr>
          <w:sz w:val="20"/>
        </w:rPr>
        <w:t>Figure 3: Biological validation and insight into previously published ISR model ribosome profiling data. A) Fold change for each drug condition compared to untreated for the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</w:rPr>
        <w:t xml:space="preserve"> Translation Efficiency compared to Untreated for each drug condition for each of the translationally down-regulated genes passing previous discussed thresholds. C) IGV plot for NOTCH3 for all ribosome profiling samples show read coverage across the transcript.</w:t>
      </w:r>
    </w:p>
    <w:p w14:paraId="388C9D0D" w14:textId="77777777" w:rsidR="00506873" w:rsidRDefault="00506873">
      <w:pPr>
        <w:pStyle w:val="BodyText"/>
        <w:spacing w:before="10"/>
        <w:rPr>
          <w:sz w:val="34"/>
        </w:rPr>
      </w:pPr>
    </w:p>
    <w:p w14:paraId="0571C874" w14:textId="77777777" w:rsidR="00506873" w:rsidRDefault="00A534A6">
      <w:pPr>
        <w:pStyle w:val="Heading3"/>
        <w:tabs>
          <w:tab w:val="left" w:pos="1895"/>
        </w:tabs>
        <w:ind w:left="239" w:firstLine="0"/>
      </w:pPr>
      <w:r>
        <w:pict w14:anchorId="2B9A66D1">
          <v:line id="_x0000_s1055" alt="" style="position:absolute;left:0;text-align:left;z-index:251622912;mso-wrap-edited:f;mso-width-percent:0;mso-height-percent:0;mso-wrap-distance-left:0;mso-wrap-distance-right:0;mso-position-horizontal-relative:page;mso-width-percent:0;mso-height-percent:0" from="36pt,14.6pt" to="570.15pt,14.6pt" strokeweight=".14042mm">
            <w10:wrap type="topAndBottom" anchorx="page"/>
          </v:line>
        </w:pict>
      </w:r>
      <w:r w:rsidR="00066E17">
        <w:t>Gene</w:t>
      </w:r>
      <w:r w:rsidR="00066E17">
        <w:rPr>
          <w:spacing w:val="-5"/>
        </w:rPr>
        <w:t xml:space="preserve"> </w:t>
      </w:r>
      <w:r w:rsidR="00066E17">
        <w:t>Name</w:t>
      </w:r>
      <w:r w:rsidR="00066E17">
        <w:tab/>
        <w:t>Relevant</w:t>
      </w:r>
      <w:r w:rsidR="00066E17">
        <w:rPr>
          <w:spacing w:val="-1"/>
        </w:rPr>
        <w:t xml:space="preserve"> </w:t>
      </w:r>
      <w:r w:rsidR="00066E17">
        <w:t>Description</w:t>
      </w:r>
    </w:p>
    <w:p w14:paraId="7923BD9D" w14:textId="77777777" w:rsidR="00506873" w:rsidRDefault="00066E17">
      <w:pPr>
        <w:pStyle w:val="BodyText"/>
        <w:tabs>
          <w:tab w:val="left" w:pos="1895"/>
        </w:tabs>
        <w:spacing w:after="18" w:line="256" w:lineRule="auto"/>
        <w:ind w:left="1895" w:right="954" w:hanging="1657"/>
        <w:jc w:val="both"/>
      </w:pPr>
      <w:r>
        <w:rPr>
          <w:spacing w:val="-4"/>
        </w:rPr>
        <w:t>MYO5B</w:t>
      </w:r>
      <w:r>
        <w:rPr>
          <w:spacing w:val="-4"/>
        </w:rPr>
        <w:tab/>
      </w:r>
      <w:r>
        <w:t xml:space="preserve">Identified in a screen </w:t>
      </w:r>
      <w:r>
        <w:rPr>
          <w:spacing w:val="-3"/>
        </w:rPr>
        <w:t xml:space="preserve">for </w:t>
      </w:r>
      <w:r>
        <w:t>large proteins expressed in brain; Encodes molecular motor that utilizes</w:t>
      </w:r>
      <w:r>
        <w:rPr>
          <w:spacing w:val="-6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9"/>
        </w:rPr>
        <w:t>ATP</w:t>
      </w:r>
      <w:r>
        <w:rPr>
          <w:spacing w:val="-6"/>
        </w:rPr>
        <w:t xml:space="preserve"> </w:t>
      </w:r>
      <w:r>
        <w:t>hydrolysis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mechanical</w:t>
      </w:r>
      <w:r>
        <w:rPr>
          <w:spacing w:val="-6"/>
        </w:rPr>
        <w:t xml:space="preserve"> </w:t>
      </w:r>
      <w:r>
        <w:t>force,</w:t>
      </w:r>
      <w:r>
        <w:rPr>
          <w:spacing w:val="-4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recycling of</w:t>
      </w:r>
      <w:r>
        <w:rPr>
          <w:spacing w:val="-9"/>
        </w:rPr>
        <w:t xml:space="preserve"> </w:t>
      </w:r>
      <w:r>
        <w:t>transferrin</w:t>
      </w:r>
      <w:r>
        <w:rPr>
          <w:spacing w:val="-9"/>
        </w:rPr>
        <w:t xml:space="preserve"> </w:t>
      </w:r>
      <w:r>
        <w:t>receptor</w:t>
      </w:r>
      <w:r>
        <w:rPr>
          <w:spacing w:val="-9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plasma</w:t>
      </w:r>
      <w:r>
        <w:rPr>
          <w:spacing w:val="-8"/>
        </w:rPr>
        <w:t xml:space="preserve"> </w:t>
      </w:r>
      <w:r>
        <w:t>membrane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endocytotic</w:t>
      </w:r>
      <w:r>
        <w:rPr>
          <w:spacing w:val="-8"/>
        </w:rPr>
        <w:t xml:space="preserve"> </w:t>
      </w:r>
      <w:r>
        <w:t>recycling</w:t>
      </w:r>
      <w:r>
        <w:rPr>
          <w:spacing w:val="-9"/>
        </w:rPr>
        <w:t xml:space="preserve"> </w:t>
      </w:r>
      <w:r>
        <w:rPr>
          <w:spacing w:val="-3"/>
        </w:rPr>
        <w:t xml:space="preserve">com- </w:t>
      </w:r>
      <w:r>
        <w:t>partment in nonpolarized</w:t>
      </w:r>
      <w:r>
        <w:rPr>
          <w:spacing w:val="-4"/>
        </w:rPr>
        <w:t xml:space="preserve"> </w:t>
      </w:r>
      <w:r>
        <w:t>cells.</w:t>
      </w:r>
    </w:p>
    <w:p w14:paraId="6B2E2811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02A0C931">
          <v:group id="_x0000_s1053" alt="" style="width:534.15pt;height:.4pt;mso-position-horizontal-relative:char;mso-position-vertical-relative:line" coordsize="10683,8">
            <v:line id="_x0000_s1054" alt="" style="position:absolute" from="0,4" to="10683,4" strokeweight=".14042mm"/>
            <w10:anchorlock/>
          </v:group>
        </w:pict>
      </w:r>
    </w:p>
    <w:p w14:paraId="64C41414" w14:textId="77777777" w:rsidR="00506873" w:rsidRDefault="00066E17">
      <w:pPr>
        <w:pStyle w:val="BodyText"/>
        <w:tabs>
          <w:tab w:val="left" w:pos="1895"/>
        </w:tabs>
        <w:spacing w:after="18" w:line="256" w:lineRule="auto"/>
        <w:ind w:left="1895" w:right="954" w:hanging="1657"/>
        <w:jc w:val="both"/>
      </w:pPr>
      <w:r>
        <w:t>NOTCH3</w:t>
      </w:r>
      <w:r>
        <w:tab/>
        <w:t xml:space="preserve">Establishes an intercellular signalling pathway that plays a </w:t>
      </w:r>
      <w:r>
        <w:rPr>
          <w:spacing w:val="-4"/>
        </w:rPr>
        <w:t xml:space="preserve">key </w:t>
      </w:r>
      <w:r>
        <w:t xml:space="preserve">role in neural development; Mutations in NOTCH3 </w:t>
      </w:r>
      <w:r>
        <w:rPr>
          <w:spacing w:val="-3"/>
        </w:rPr>
        <w:t xml:space="preserve">have </w:t>
      </w:r>
      <w:r>
        <w:t>been identified as the underlying cause of cerebral autosomal dominant arteriopathy with subcortical infarcts and</w:t>
      </w:r>
      <w:r>
        <w:rPr>
          <w:spacing w:val="-17"/>
        </w:rPr>
        <w:t xml:space="preserve"> </w:t>
      </w:r>
      <w:r>
        <w:t>leukoencephalopathy</w:t>
      </w:r>
    </w:p>
    <w:p w14:paraId="51431F80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50CD647C">
          <v:group id="_x0000_s1051" alt="" style="width:534.15pt;height:.4pt;mso-position-horizontal-relative:char;mso-position-vertical-relative:line" coordsize="10683,8">
            <v:line id="_x0000_s1052" alt="" style="position:absolute" from="0,4" to="10683,4" strokeweight=".14042mm"/>
            <w10:anchorlock/>
          </v:group>
        </w:pict>
      </w:r>
    </w:p>
    <w:p w14:paraId="171C6258" w14:textId="77777777" w:rsidR="00506873" w:rsidRDefault="00066E17">
      <w:pPr>
        <w:pStyle w:val="BodyText"/>
        <w:tabs>
          <w:tab w:val="left" w:pos="1895"/>
        </w:tabs>
        <w:spacing w:after="17" w:line="256" w:lineRule="auto"/>
        <w:ind w:left="1895" w:right="954" w:hanging="1657"/>
        <w:jc w:val="both"/>
      </w:pPr>
      <w:r>
        <w:t>NGEF</w:t>
      </w:r>
      <w:r>
        <w:tab/>
        <w:t xml:space="preserve">Overexpressed in brain; </w:t>
      </w:r>
      <w:r>
        <w:rPr>
          <w:spacing w:val="-3"/>
        </w:rPr>
        <w:t xml:space="preserve">Involved </w:t>
      </w:r>
      <w:r>
        <w:t>in axon guidance regulating ephrin-induced growth cone collapse and dendritic spine</w:t>
      </w:r>
      <w:r>
        <w:rPr>
          <w:spacing w:val="-6"/>
        </w:rPr>
        <w:t xml:space="preserve"> </w:t>
      </w:r>
      <w:r>
        <w:t>morphogenesis</w:t>
      </w:r>
    </w:p>
    <w:p w14:paraId="36F59293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50B4AFFD">
          <v:group id="_x0000_s1049" alt="" style="width:534.15pt;height:.4pt;mso-position-horizontal-relative:char;mso-position-vertical-relative:line" coordsize="10683,8">
            <v:line id="_x0000_s1050" alt="" style="position:absolute" from="0,4" to="10683,4" strokeweight=".14042mm"/>
            <w10:anchorlock/>
          </v:group>
        </w:pict>
      </w:r>
    </w:p>
    <w:p w14:paraId="0604EB9F" w14:textId="77777777" w:rsidR="00506873" w:rsidRDefault="00066E17">
      <w:pPr>
        <w:pStyle w:val="BodyText"/>
        <w:spacing w:after="17" w:line="256" w:lineRule="auto"/>
        <w:ind w:left="1895" w:right="954" w:hanging="1657"/>
        <w:jc w:val="both"/>
      </w:pPr>
      <w:r>
        <w:t>POMGNT1 Mutations in this gene may be associated with muscle-eye-brain disease and several con- genital muscular dystrophies</w:t>
      </w:r>
    </w:p>
    <w:p w14:paraId="05CFDA8D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228FC45B">
          <v:group id="_x0000_s1047" alt="" style="width:534.15pt;height:.4pt;mso-position-horizontal-relative:char;mso-position-vertical-relative:line" coordsize="10683,8">
            <v:line id="_x0000_s1048" alt="" style="position:absolute" from="0,4" to="10683,4" strokeweight=".14042mm"/>
            <w10:anchorlock/>
          </v:group>
        </w:pict>
      </w:r>
    </w:p>
    <w:p w14:paraId="12001803" w14:textId="77777777" w:rsidR="00506873" w:rsidRDefault="00066E17">
      <w:pPr>
        <w:pStyle w:val="BodyText"/>
        <w:tabs>
          <w:tab w:val="left" w:pos="1895"/>
        </w:tabs>
        <w:spacing w:after="10" w:line="264" w:lineRule="auto"/>
        <w:ind w:left="239" w:right="3816"/>
      </w:pPr>
      <w:r>
        <w:t>ENPP5</w:t>
      </w:r>
      <w:r>
        <w:tab/>
        <w:t>Suggested</w:t>
      </w:r>
      <w:r>
        <w:rPr>
          <w:spacing w:val="-9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neuronal</w:t>
      </w:r>
      <w:r>
        <w:rPr>
          <w:spacing w:val="-9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communications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rat</w:t>
      </w:r>
      <w:r>
        <w:rPr>
          <w:spacing w:val="-9"/>
        </w:rPr>
        <w:t xml:space="preserve"> </w:t>
      </w:r>
      <w:r>
        <w:t>studies CCNG2</w:t>
      </w:r>
      <w:r>
        <w:tab/>
        <w:t>Overexpressed in brain; Tightly regulated in cell</w:t>
      </w:r>
      <w:r>
        <w:rPr>
          <w:spacing w:val="-27"/>
        </w:rPr>
        <w:t xml:space="preserve"> </w:t>
      </w:r>
      <w:r>
        <w:t>cycle</w:t>
      </w:r>
    </w:p>
    <w:p w14:paraId="28A5D4D4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03401681">
          <v:group id="_x0000_s1045" alt="" style="width:534.15pt;height:.4pt;mso-position-horizontal-relative:char;mso-position-vertical-relative:line" coordsize="10683,8">
            <v:line id="_x0000_s1046" alt="" style="position:absolute" from="0,4" to="10683,4" strokeweight=".14042mm"/>
            <w10:anchorlock/>
          </v:group>
        </w:pict>
      </w:r>
    </w:p>
    <w:p w14:paraId="7CE28328" w14:textId="77777777" w:rsidR="00506873" w:rsidRDefault="00066E17">
      <w:pPr>
        <w:pStyle w:val="BodyText"/>
        <w:tabs>
          <w:tab w:val="left" w:pos="1895"/>
        </w:tabs>
        <w:spacing w:after="17" w:line="256" w:lineRule="auto"/>
        <w:ind w:left="1895" w:right="954" w:hanging="1657"/>
        <w:jc w:val="both"/>
      </w:pPr>
      <w:r>
        <w:t>SMURF2</w:t>
      </w:r>
      <w:r>
        <w:tab/>
        <w:t xml:space="preserve">Interacts with SMAD proteins; Functions in regulation of neuronal and planar cell </w:t>
      </w:r>
      <w:r>
        <w:rPr>
          <w:spacing w:val="-5"/>
        </w:rPr>
        <w:t xml:space="preserve">polarity, </w:t>
      </w:r>
      <w:r>
        <w:t>induction of senescence, and tumor</w:t>
      </w:r>
      <w:r>
        <w:rPr>
          <w:spacing w:val="-8"/>
        </w:rPr>
        <w:t xml:space="preserve"> </w:t>
      </w:r>
      <w:r>
        <w:t>suppression</w:t>
      </w:r>
    </w:p>
    <w:p w14:paraId="18CE93F0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47839B73">
          <v:group id="_x0000_s1043" alt="" style="width:534.15pt;height:.4pt;mso-position-horizontal-relative:char;mso-position-vertical-relative:line" coordsize="10683,8">
            <v:line id="_x0000_s1044" alt="" style="position:absolute" from="0,4" to="10683,4" strokeweight=".14042mm"/>
            <w10:anchorlock/>
          </v:group>
        </w:pict>
      </w:r>
    </w:p>
    <w:p w14:paraId="480E2226" w14:textId="77777777" w:rsidR="00506873" w:rsidRDefault="00066E17">
      <w:pPr>
        <w:pStyle w:val="BodyText"/>
        <w:spacing w:after="17" w:line="256" w:lineRule="auto"/>
        <w:ind w:left="1895" w:right="954" w:hanging="1657"/>
        <w:jc w:val="both"/>
      </w:pPr>
      <w:r>
        <w:t>ARHGEF6 Mutations cause X-chromosomal non-specific cognitive disability and other neurodevelop- mental abnormalities</w:t>
      </w:r>
    </w:p>
    <w:p w14:paraId="6140DBFA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7983CC1B">
          <v:group id="_x0000_s1041" alt="" style="width:534.15pt;height:.4pt;mso-position-horizontal-relative:char;mso-position-vertical-relative:line" coordsize="10683,8">
            <v:line id="_x0000_s1042" alt="" style="position:absolute" from="0,4" to="10683,4" strokeweight=".14042mm"/>
            <w10:anchorlock/>
          </v:group>
        </w:pict>
      </w:r>
    </w:p>
    <w:p w14:paraId="1043ED4D" w14:textId="77777777" w:rsidR="00506873" w:rsidRDefault="00066E17">
      <w:pPr>
        <w:pStyle w:val="BodyText"/>
        <w:tabs>
          <w:tab w:val="left" w:pos="1895"/>
        </w:tabs>
        <w:spacing w:line="256" w:lineRule="auto"/>
        <w:ind w:left="1895" w:right="954" w:hanging="1657"/>
        <w:jc w:val="both"/>
      </w:pPr>
      <w:r>
        <w:t>FGFRL1</w:t>
      </w:r>
      <w:r>
        <w:tab/>
        <w:t>Highly</w:t>
      </w:r>
      <w:r>
        <w:rPr>
          <w:spacing w:val="-5"/>
        </w:rPr>
        <w:t xml:space="preserve"> </w:t>
      </w:r>
      <w:r>
        <w:t>expressed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brain;</w:t>
      </w:r>
      <w:r>
        <w:rPr>
          <w:spacing w:val="-2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motion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downstream</w:t>
      </w:r>
      <w:r>
        <w:rPr>
          <w:spacing w:val="-5"/>
        </w:rPr>
        <w:t xml:space="preserve"> </w:t>
      </w:r>
      <w:r>
        <w:t>signals</w:t>
      </w:r>
      <w:r>
        <w:rPr>
          <w:spacing w:val="-4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t>influ- encing mitogenesis and differentiation; Behavioral and neurological</w:t>
      </w:r>
      <w:r>
        <w:rPr>
          <w:spacing w:val="-28"/>
        </w:rPr>
        <w:t xml:space="preserve"> </w:t>
      </w:r>
      <w:r>
        <w:t>phenotypes</w:t>
      </w:r>
    </w:p>
    <w:p w14:paraId="18F35088" w14:textId="77777777" w:rsidR="00506873" w:rsidRDefault="00506873">
      <w:pPr>
        <w:pStyle w:val="BodyText"/>
        <w:rPr>
          <w:sz w:val="26"/>
        </w:rPr>
      </w:pPr>
    </w:p>
    <w:p w14:paraId="496535AA" w14:textId="77777777" w:rsidR="00506873" w:rsidRDefault="00506873">
      <w:pPr>
        <w:pStyle w:val="BodyText"/>
        <w:spacing w:before="7"/>
        <w:rPr>
          <w:sz w:val="38"/>
        </w:rPr>
      </w:pPr>
    </w:p>
    <w:p w14:paraId="4AC8A6CE" w14:textId="77777777" w:rsidR="00506873" w:rsidRDefault="00A534A6">
      <w:pPr>
        <w:pStyle w:val="Heading3"/>
        <w:numPr>
          <w:ilvl w:val="2"/>
          <w:numId w:val="4"/>
        </w:numPr>
        <w:tabs>
          <w:tab w:val="left" w:pos="823"/>
          <w:tab w:val="left" w:pos="824"/>
        </w:tabs>
        <w:ind w:hanging="703"/>
      </w:pPr>
      <w:r>
        <w:pict w14:anchorId="174D45E1">
          <v:line id="_x0000_s1040" alt="" style="position:absolute;left:0;text-align:left;z-index:-251667968;mso-wrap-edited:f;mso-width-percent:0;mso-height-percent:0;mso-position-horizontal-relative:page;mso-width-percent:0;mso-height-percent:0" from="36pt,-132.55pt" to="570.15pt,-132.55pt" strokeweight=".14042mm">
            <w10:wrap anchorx="page"/>
          </v:line>
        </w:pict>
      </w:r>
      <w:r w:rsidR="00066E17">
        <w:t>Performance Validation Using TCGA</w:t>
      </w:r>
      <w:r w:rsidR="00066E17">
        <w:rPr>
          <w:spacing w:val="-7"/>
        </w:rPr>
        <w:t xml:space="preserve"> </w:t>
      </w:r>
      <w:r w:rsidR="00066E17">
        <w:t>Data</w:t>
      </w:r>
    </w:p>
    <w:p w14:paraId="0EB403D5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2B03B16F" w14:textId="77777777" w:rsidR="00506873" w:rsidRDefault="00066E17">
      <w:pPr>
        <w:spacing w:line="453" w:lineRule="auto"/>
        <w:ind w:left="120" w:right="719"/>
        <w:jc w:val="both"/>
        <w:rPr>
          <w:i/>
        </w:rPr>
      </w:pPr>
      <w:r>
        <w:rPr>
          <w:i/>
        </w:rPr>
        <w:t xml:space="preserve">In this section, we will process the </w:t>
      </w:r>
      <w:r>
        <w:rPr>
          <w:i/>
          <w:spacing w:val="-3"/>
        </w:rPr>
        <w:t xml:space="preserve">raw </w:t>
      </w:r>
      <w:r>
        <w:rPr>
          <w:i/>
        </w:rPr>
        <w:t xml:space="preserve">data </w:t>
      </w:r>
      <w:r>
        <w:rPr>
          <w:i/>
          <w:spacing w:val="-3"/>
        </w:rPr>
        <w:t xml:space="preserve">for </w:t>
      </w:r>
      <w:r>
        <w:rPr>
          <w:i/>
        </w:rPr>
        <w:t xml:space="preserve">10-20 TCGA samples and compare the FPKM counts output </w:t>
      </w:r>
      <w:r>
        <w:rPr>
          <w:i/>
          <w:spacing w:val="-3"/>
        </w:rPr>
        <w:t xml:space="preserve">by </w:t>
      </w:r>
      <w:r>
        <w:rPr>
          <w:i/>
        </w:rPr>
        <w:t>XPRESSpipe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publicly</w:t>
      </w:r>
      <w:r>
        <w:rPr>
          <w:i/>
          <w:spacing w:val="-5"/>
        </w:rPr>
        <w:t xml:space="preserve"> </w:t>
      </w:r>
      <w:r>
        <w:rPr>
          <w:i/>
        </w:rPr>
        <w:t>available</w:t>
      </w:r>
      <w:r>
        <w:rPr>
          <w:i/>
          <w:spacing w:val="-4"/>
        </w:rPr>
        <w:t xml:space="preserve"> </w:t>
      </w:r>
      <w:r>
        <w:rPr>
          <w:i/>
        </w:rPr>
        <w:t>FPKM</w:t>
      </w:r>
      <w:r>
        <w:rPr>
          <w:i/>
          <w:spacing w:val="-5"/>
        </w:rPr>
        <w:t xml:space="preserve"> </w:t>
      </w:r>
      <w:r>
        <w:rPr>
          <w:i/>
        </w:rPr>
        <w:t>counts</w:t>
      </w:r>
      <w:r>
        <w:rPr>
          <w:i/>
          <w:spacing w:val="-5"/>
        </w:rPr>
        <w:t xml:space="preserve"> </w:t>
      </w:r>
      <w:r>
        <w:rPr>
          <w:i/>
          <w:spacing w:val="-3"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relevant</w:t>
      </w:r>
      <w:r>
        <w:rPr>
          <w:i/>
          <w:spacing w:val="-5"/>
        </w:rPr>
        <w:t xml:space="preserve"> </w:t>
      </w:r>
      <w:r>
        <w:rPr>
          <w:i/>
        </w:rPr>
        <w:t>samples.</w:t>
      </w:r>
      <w:r>
        <w:rPr>
          <w:i/>
          <w:spacing w:val="14"/>
        </w:rPr>
        <w:t xml:space="preserve"> </w:t>
      </w:r>
      <w:r>
        <w:rPr>
          <w:i/>
        </w:rPr>
        <w:t>This</w:t>
      </w:r>
      <w:r>
        <w:rPr>
          <w:i/>
          <w:spacing w:val="-5"/>
        </w:rPr>
        <w:t xml:space="preserve"> </w:t>
      </w:r>
      <w:r>
        <w:rPr>
          <w:i/>
        </w:rPr>
        <w:t>will</w:t>
      </w:r>
      <w:r>
        <w:rPr>
          <w:i/>
          <w:spacing w:val="-5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simple</w:t>
      </w:r>
      <w:r>
        <w:rPr>
          <w:i/>
          <w:spacing w:val="-5"/>
        </w:rPr>
        <w:t xml:space="preserve"> </w:t>
      </w:r>
      <w:r>
        <w:rPr>
          <w:i/>
        </w:rPr>
        <w:t>section</w:t>
      </w:r>
      <w:r>
        <w:rPr>
          <w:i/>
          <w:spacing w:val="-5"/>
        </w:rPr>
        <w:t xml:space="preserve"> </w:t>
      </w: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one supplemental figure showing comparisons and probably end up being added right before bioRXiv submission. Summarize</w:t>
      </w:r>
      <w:r>
        <w:rPr>
          <w:i/>
          <w:spacing w:val="-5"/>
        </w:rPr>
        <w:t xml:space="preserve"> </w:t>
      </w:r>
      <w:r>
        <w:rPr>
          <w:i/>
        </w:rPr>
        <w:t>metrics</w:t>
      </w:r>
      <w:r>
        <w:rPr>
          <w:i/>
          <w:spacing w:val="-5"/>
        </w:rPr>
        <w:t xml:space="preserve"> </w:t>
      </w:r>
      <w:r>
        <w:rPr>
          <w:i/>
        </w:rPr>
        <w:t>(total</w:t>
      </w:r>
      <w:r>
        <w:rPr>
          <w:i/>
          <w:spacing w:val="-5"/>
        </w:rPr>
        <w:t xml:space="preserve"> </w:t>
      </w:r>
      <w:r>
        <w:rPr>
          <w:i/>
        </w:rPr>
        <w:t>reads</w:t>
      </w:r>
      <w:r>
        <w:rPr>
          <w:i/>
          <w:spacing w:val="-5"/>
        </w:rPr>
        <w:t xml:space="preserve"> </w:t>
      </w:r>
      <w:r>
        <w:rPr>
          <w:i/>
        </w:rPr>
        <w:t>mapped,</w:t>
      </w:r>
      <w:r>
        <w:rPr>
          <w:i/>
          <w:spacing w:val="-4"/>
        </w:rPr>
        <w:t xml:space="preserve"> </w:t>
      </w:r>
      <w:r>
        <w:rPr>
          <w:i/>
        </w:rPr>
        <w:t>etc)</w:t>
      </w:r>
      <w:r>
        <w:rPr>
          <w:i/>
          <w:spacing w:val="-5"/>
        </w:rPr>
        <w:t xml:space="preserve"> </w:t>
      </w:r>
      <w:r>
        <w:rPr>
          <w:i/>
        </w:rPr>
        <w:t>PE</w:t>
      </w:r>
      <w:r>
        <w:rPr>
          <w:i/>
          <w:spacing w:val="-5"/>
        </w:rPr>
        <w:t xml:space="preserve"> </w:t>
      </w:r>
      <w:r>
        <w:rPr>
          <w:i/>
        </w:rPr>
        <w:t>application</w:t>
      </w:r>
      <w:r>
        <w:rPr>
          <w:i/>
          <w:spacing w:val="-5"/>
        </w:rPr>
        <w:t xml:space="preserve"> </w:t>
      </w:r>
      <w:r>
        <w:rPr>
          <w:i/>
        </w:rPr>
        <w:t>sent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CHPC,</w:t>
      </w:r>
      <w:r>
        <w:rPr>
          <w:i/>
          <w:spacing w:val="-5"/>
        </w:rPr>
        <w:t xml:space="preserve"> </w:t>
      </w:r>
      <w:r>
        <w:rPr>
          <w:i/>
        </w:rPr>
        <w:t>waiting</w:t>
      </w:r>
      <w:r>
        <w:rPr>
          <w:i/>
          <w:spacing w:val="-5"/>
        </w:rPr>
        <w:t xml:space="preserve"> </w:t>
      </w:r>
      <w:r>
        <w:rPr>
          <w:i/>
          <w:spacing w:val="-3"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project</w:t>
      </w:r>
      <w:r>
        <w:rPr>
          <w:i/>
          <w:spacing w:val="-4"/>
        </w:rPr>
        <w:t xml:space="preserve"> </w:t>
      </w:r>
      <w:r>
        <w:rPr>
          <w:i/>
        </w:rPr>
        <w:t>space</w:t>
      </w:r>
      <w:r>
        <w:rPr>
          <w:i/>
          <w:spacing w:val="-5"/>
        </w:rPr>
        <w:t xml:space="preserve"> </w:t>
      </w:r>
      <w:r>
        <w:rPr>
          <w:i/>
        </w:rPr>
        <w:t>set-up</w:t>
      </w:r>
    </w:p>
    <w:p w14:paraId="47BACBDC" w14:textId="77777777" w:rsidR="00506873" w:rsidRDefault="00506873">
      <w:pPr>
        <w:spacing w:line="453" w:lineRule="auto"/>
        <w:jc w:val="both"/>
        <w:sectPr w:rsidR="00506873">
          <w:pgSz w:w="12240" w:h="20160"/>
          <w:pgMar w:top="780" w:right="0" w:bottom="360" w:left="600" w:header="0" w:footer="161" w:gutter="0"/>
          <w:cols w:space="720"/>
        </w:sectPr>
      </w:pPr>
    </w:p>
    <w:p w14:paraId="642B9D46" w14:textId="77777777" w:rsidR="00506873" w:rsidRDefault="00066E17">
      <w:pPr>
        <w:pStyle w:val="Heading3"/>
        <w:numPr>
          <w:ilvl w:val="2"/>
          <w:numId w:val="4"/>
        </w:numPr>
        <w:tabs>
          <w:tab w:val="left" w:pos="824"/>
        </w:tabs>
        <w:spacing w:before="73"/>
        <w:ind w:hanging="703"/>
        <w:jc w:val="both"/>
      </w:pPr>
      <w:r>
        <w:lastRenderedPageBreak/>
        <w:t>Cost</w:t>
      </w:r>
      <w:r>
        <w:rPr>
          <w:spacing w:val="-2"/>
        </w:rPr>
        <w:t xml:space="preserve"> </w:t>
      </w:r>
      <w:r>
        <w:t>Analysis</w:t>
      </w:r>
    </w:p>
    <w:p w14:paraId="783D64E9" w14:textId="77777777" w:rsidR="00506873" w:rsidRDefault="00066E17">
      <w:pPr>
        <w:pStyle w:val="BodyText"/>
        <w:spacing w:before="169" w:line="480" w:lineRule="atLeast"/>
        <w:ind w:left="120" w:right="719"/>
        <w:jc w:val="both"/>
      </w:pPr>
      <w:r>
        <w:t>XPRESSpipe</w:t>
      </w:r>
      <w:r>
        <w:rPr>
          <w:spacing w:val="-21"/>
        </w:rPr>
        <w:t xml:space="preserve"> </w:t>
      </w:r>
      <w:r>
        <w:t>functions</w:t>
      </w:r>
      <w:r>
        <w:rPr>
          <w:spacing w:val="-20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computationally</w:t>
      </w:r>
      <w:r>
        <w:rPr>
          <w:spacing w:val="-21"/>
        </w:rPr>
        <w:t xml:space="preserve"> </w:t>
      </w:r>
      <w:r>
        <w:t>intensive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thus</w:t>
      </w:r>
      <w:r>
        <w:rPr>
          <w:spacing w:val="-20"/>
        </w:rPr>
        <w:t xml:space="preserve"> </w:t>
      </w:r>
      <w:r>
        <w:t>super-computing</w:t>
      </w:r>
      <w:r>
        <w:rPr>
          <w:spacing w:val="-20"/>
        </w:rPr>
        <w:t xml:space="preserve"> </w:t>
      </w:r>
      <w:r>
        <w:t>resources</w:t>
      </w:r>
      <w:r>
        <w:rPr>
          <w:spacing w:val="-21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rPr>
          <w:spacing w:val="-2"/>
        </w:rPr>
        <w:t xml:space="preserve">recommended. </w:t>
      </w:r>
      <w:r>
        <w:t>Many</w:t>
      </w:r>
      <w:r>
        <w:rPr>
          <w:spacing w:val="-11"/>
        </w:rPr>
        <w:t xml:space="preserve"> </w:t>
      </w:r>
      <w:r>
        <w:t>universities</w:t>
      </w:r>
      <w:r>
        <w:rPr>
          <w:spacing w:val="-11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super-computing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staff;</w:t>
      </w:r>
      <w:r>
        <w:rPr>
          <w:spacing w:val="-10"/>
        </w:rPr>
        <w:t xml:space="preserve"> </w:t>
      </w:r>
      <w:r>
        <w:rPr>
          <w:spacing w:val="-4"/>
        </w:rPr>
        <w:t>however,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are not</w:t>
      </w:r>
      <w:r>
        <w:rPr>
          <w:spacing w:val="-5"/>
        </w:rPr>
        <w:t xml:space="preserve"> </w:t>
      </w:r>
      <w:r>
        <w:t>available,</w:t>
      </w:r>
      <w:r>
        <w:rPr>
          <w:spacing w:val="-4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rPr>
          <w:spacing w:val="-3"/>
        </w:rPr>
        <w:t>Web</w:t>
      </w:r>
      <w:r>
        <w:rPr>
          <w:spacing w:val="-5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rPr>
          <w:spacing w:val="-3"/>
        </w:rPr>
        <w:t>(AWS)</w:t>
      </w:r>
      <w:r>
        <w:rPr>
          <w:spacing w:val="-5"/>
        </w:rPr>
        <w:t xml:space="preserve"> </w:t>
      </w:r>
      <w:r>
        <w:t>(https://aws.amazon.com/)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process sequencing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XPRESSpipe.</w:t>
      </w:r>
      <w:r>
        <w:rPr>
          <w:spacing w:val="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ribosome</w:t>
      </w:r>
      <w:r>
        <w:rPr>
          <w:spacing w:val="-7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32</w:t>
      </w:r>
      <w:r>
        <w:rPr>
          <w:spacing w:val="-7"/>
        </w:rPr>
        <w:t xml:space="preserve"> </w:t>
      </w:r>
      <w:r>
        <w:rPr>
          <w:spacing w:val="-3"/>
        </w:rPr>
        <w:t>raw</w:t>
      </w:r>
      <w:r>
        <w:rPr>
          <w:spacing w:val="-7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 xml:space="preserve">used in the study was processed using the University of Utah’s Center </w:t>
      </w:r>
      <w:r>
        <w:rPr>
          <w:spacing w:val="-3"/>
        </w:rPr>
        <w:t xml:space="preserve">for </w:t>
      </w:r>
      <w:r>
        <w:t xml:space="preserve">High Performance Computing </w:t>
      </w:r>
      <w:r>
        <w:rPr>
          <w:spacing w:val="-3"/>
        </w:rPr>
        <w:t xml:space="preserve">resources. </w:t>
      </w:r>
      <w:r>
        <w:t xml:space="preserve">Run statistics can be found in </w:t>
      </w:r>
      <w:r>
        <w:rPr>
          <w:spacing w:val="-7"/>
        </w:rPr>
        <w:t>Table</w:t>
      </w:r>
      <w:r>
        <w:rPr>
          <w:spacing w:val="-9"/>
        </w:rPr>
        <w:t xml:space="preserve"> </w:t>
      </w:r>
      <w:r>
        <w:t>3.</w:t>
      </w:r>
    </w:p>
    <w:p w14:paraId="665540B8" w14:textId="77777777" w:rsidR="00506873" w:rsidRDefault="00066E17">
      <w:pPr>
        <w:spacing w:before="127"/>
        <w:ind w:left="2590"/>
        <w:rPr>
          <w:sz w:val="20"/>
        </w:rPr>
      </w:pPr>
      <w:r>
        <w:rPr>
          <w:sz w:val="20"/>
        </w:rPr>
        <w:t>Table 3: XPRESSpipe processing statistics for dataset GSE65778.</w:t>
      </w:r>
    </w:p>
    <w:p w14:paraId="6FA0B945" w14:textId="77777777" w:rsidR="00506873" w:rsidRDefault="00A534A6">
      <w:pPr>
        <w:pStyle w:val="Heading3"/>
        <w:tabs>
          <w:tab w:val="left" w:pos="3313"/>
        </w:tabs>
        <w:spacing w:before="33"/>
        <w:ind w:left="239" w:firstLine="0"/>
      </w:pPr>
      <w:r>
        <w:pict w14:anchorId="13F653F0">
          <v:line id="_x0000_s1039" alt="" style="position:absolute;left:0;text-align:left;z-index:251623936;mso-wrap-edited:f;mso-width-percent:0;mso-height-percent:0;mso-wrap-distance-left:0;mso-wrap-distance-right:0;mso-position-horizontal-relative:page;mso-width-percent:0;mso-height-percent:0" from="36pt,16.25pt" to="286.7pt,16.25pt" strokeweight=".14042mm">
            <w10:wrap type="topAndBottom" anchorx="page"/>
          </v:line>
        </w:pict>
      </w:r>
      <w:r w:rsidR="00066E17">
        <w:t>Metric</w:t>
      </w:r>
      <w:r w:rsidR="00066E17">
        <w:tab/>
      </w:r>
      <w:r w:rsidR="00066E17">
        <w:rPr>
          <w:spacing w:val="-3"/>
        </w:rPr>
        <w:t>Value</w:t>
      </w:r>
    </w:p>
    <w:p w14:paraId="03F07186" w14:textId="77777777" w:rsidR="00506873" w:rsidRDefault="00066E17">
      <w:pPr>
        <w:pStyle w:val="BodyText"/>
        <w:tabs>
          <w:tab w:val="left" w:pos="3313"/>
        </w:tabs>
        <w:spacing w:after="35"/>
        <w:ind w:left="239"/>
      </w:pPr>
      <w:r>
        <w:t>Elapsed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</w:t>
      </w:r>
      <w:r>
        <w:tab/>
        <w:t>07h39m47s</w:t>
      </w:r>
    </w:p>
    <w:p w14:paraId="3A3FD30F" w14:textId="77777777" w:rsidR="00506873" w:rsidRDefault="00A534A6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7574DC87">
          <v:group id="_x0000_s1037" alt="" style="width:250.7pt;height:.4pt;mso-position-horizontal-relative:char;mso-position-vertical-relative:line" coordsize="5014,8">
            <v:line id="_x0000_s1038" alt="" style="position:absolute" from="0,4" to="5014,4" strokeweight=".14042mm"/>
            <w10:anchorlock/>
          </v:group>
        </w:pict>
      </w:r>
    </w:p>
    <w:p w14:paraId="3D90B4D3" w14:textId="77777777" w:rsidR="00506873" w:rsidRDefault="00066E17">
      <w:pPr>
        <w:pStyle w:val="BodyText"/>
        <w:tabs>
          <w:tab w:val="left" w:pos="3313"/>
        </w:tabs>
        <w:ind w:left="239"/>
      </w:pPr>
      <w:r>
        <w:rPr>
          <w:spacing w:val="-6"/>
        </w:rPr>
        <w:t>Total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Time</w:t>
      </w:r>
      <w:r>
        <w:tab/>
        <w:t>1d04h34m36s</w:t>
      </w:r>
    </w:p>
    <w:p w14:paraId="7375DC57" w14:textId="77777777" w:rsidR="00506873" w:rsidRDefault="00A534A6">
      <w:pPr>
        <w:pStyle w:val="BodyText"/>
        <w:tabs>
          <w:tab w:val="right" w:pos="3555"/>
        </w:tabs>
        <w:spacing w:before="26"/>
        <w:ind w:left="239"/>
      </w:pPr>
      <w:r>
        <w:pict w14:anchorId="53C33EF1">
          <v:line id="_x0000_s1036" alt="" style="position:absolute;left:0;text-align:left;z-index:251624960;mso-wrap-edited:f;mso-width-percent:0;mso-height-percent:0;mso-wrap-distance-left:0;mso-wrap-distance-right:0;mso-position-horizontal-relative:page;mso-width-percent:0;mso-height-percent:0" from="36pt,15.9pt" to="286.7pt,15.9pt" strokeweight=".14042mm">
            <w10:wrap type="topAndBottom" anchorx="page"/>
          </v:line>
        </w:pict>
      </w:r>
      <w:r>
        <w:pict w14:anchorId="60769DF6">
          <v:line id="_x0000_s1035" alt="" style="position:absolute;left:0;text-align:left;z-index:251628032;mso-wrap-edited:f;mso-width-percent:0;mso-height-percent:0;mso-position-horizontal-relative:page;mso-width-percent:0;mso-height-percent:0" from="36pt,1.95pt" to="286.7pt,1.95pt" strokeweight=".14042mm">
            <w10:wrap anchorx="page"/>
          </v:line>
        </w:pict>
      </w:r>
      <w:r>
        <w:pict w14:anchorId="594F6299">
          <v:line id="_x0000_s1034" alt="" style="position:absolute;left:0;text-align:left;z-index:-251666944;mso-wrap-edited:f;mso-width-percent:0;mso-height-percent:0;mso-position-horizontal-relative:page;mso-width-percent:0;mso-height-percent:0" from="36pt,29.85pt" to="286.7pt,29.85pt" strokeweight=".14042mm">
            <w10:wrap anchorx="page"/>
          </v:line>
        </w:pict>
      </w:r>
      <w:r w:rsidR="00066E17">
        <w:t>Allocated</w:t>
      </w:r>
      <w:r w:rsidR="00066E17">
        <w:rPr>
          <w:spacing w:val="-2"/>
        </w:rPr>
        <w:t xml:space="preserve"> </w:t>
      </w:r>
      <w:r w:rsidR="00066E17">
        <w:t>CPUs</w:t>
      </w:r>
      <w:r w:rsidR="00066E17">
        <w:tab/>
        <w:t>16</w:t>
      </w:r>
    </w:p>
    <w:p w14:paraId="0B92DFB5" w14:textId="77777777" w:rsidR="00506873" w:rsidRDefault="00066E17">
      <w:pPr>
        <w:pStyle w:val="BodyText"/>
        <w:tabs>
          <w:tab w:val="left" w:pos="3313"/>
        </w:tabs>
        <w:spacing w:line="264" w:lineRule="auto"/>
        <w:ind w:left="239" w:right="7463"/>
      </w:pPr>
      <w:r>
        <w:t>Allocated Memory</w:t>
      </w:r>
      <w:r>
        <w:rPr>
          <w:spacing w:val="-9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Node</w:t>
      </w:r>
      <w:r>
        <w:tab/>
      </w:r>
      <w:r>
        <w:rPr>
          <w:spacing w:val="-3"/>
        </w:rPr>
        <w:t xml:space="preserve">62.50GB </w:t>
      </w:r>
      <w:r>
        <w:t>Maximum RAM of</w:t>
      </w:r>
      <w:r>
        <w:rPr>
          <w:spacing w:val="-1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tasks</w:t>
      </w:r>
      <w:r>
        <w:tab/>
      </w:r>
      <w:r>
        <w:rPr>
          <w:spacing w:val="-3"/>
        </w:rPr>
        <w:t>62.79GB</w:t>
      </w:r>
    </w:p>
    <w:p w14:paraId="1C9CDE06" w14:textId="77777777" w:rsidR="00506873" w:rsidRDefault="00506873">
      <w:pPr>
        <w:pStyle w:val="BodyText"/>
        <w:rPr>
          <w:sz w:val="26"/>
        </w:rPr>
      </w:pPr>
    </w:p>
    <w:p w14:paraId="48FE59A8" w14:textId="77777777" w:rsidR="00506873" w:rsidRDefault="00506873">
      <w:pPr>
        <w:pStyle w:val="BodyText"/>
        <w:spacing w:before="9"/>
        <w:rPr>
          <w:sz w:val="23"/>
        </w:rPr>
      </w:pPr>
    </w:p>
    <w:p w14:paraId="60C254D3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metrics,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weren’t</w:t>
      </w:r>
      <w:r>
        <w:rPr>
          <w:spacing w:val="-14"/>
        </w:rPr>
        <w:t xml:space="preserve"> </w:t>
      </w:r>
      <w:r>
        <w:t>locally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user,</w:t>
      </w:r>
      <w:r>
        <w:rPr>
          <w:spacing w:val="-13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could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Amazon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14"/>
        </w:rPr>
        <w:t xml:space="preserve"> </w:t>
      </w:r>
      <w:r>
        <w:t xml:space="preserve">Services to process the data </w:t>
      </w:r>
      <w:r>
        <w:rPr>
          <w:spacing w:val="-3"/>
        </w:rPr>
        <w:t xml:space="preserve">for </w:t>
      </w:r>
      <w:r>
        <w:t xml:space="preserve">relatively little </w:t>
      </w:r>
      <w:r>
        <w:rPr>
          <w:spacing w:val="-5"/>
        </w:rPr>
        <w:t xml:space="preserve">money. </w:t>
      </w:r>
      <w:r>
        <w:rPr>
          <w:spacing w:val="-3"/>
        </w:rPr>
        <w:t xml:space="preserve">For </w:t>
      </w:r>
      <w:r>
        <w:t>a comparable run, storage cost would amount to around 14 USD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Amazon</w:t>
      </w:r>
      <w:r>
        <w:rPr>
          <w:spacing w:val="-8"/>
        </w:rPr>
        <w:t xml:space="preserve"> </w:t>
      </w:r>
      <w:r>
        <w:t>S3</w:t>
      </w:r>
      <w:r>
        <w:rPr>
          <w:spacing w:val="-8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computational</w:t>
      </w:r>
      <w:r>
        <w:rPr>
          <w:spacing w:val="-8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elapsed</w:t>
      </w:r>
      <w:r>
        <w:rPr>
          <w:spacing w:val="-8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 xml:space="preserve">would cost around 6 USD using Amazon EC2 On-Demand </w:t>
      </w:r>
      <w:r>
        <w:rPr>
          <w:spacing w:val="-4"/>
        </w:rPr>
        <w:t xml:space="preserve">(however, </w:t>
      </w:r>
      <w:r>
        <w:t xml:space="preserve">significantly reduced rates are available if </w:t>
      </w:r>
      <w:r>
        <w:rPr>
          <w:spacing w:val="-3"/>
        </w:rPr>
        <w:t xml:space="preserve">using </w:t>
      </w:r>
      <w:r>
        <w:t>Spot</w:t>
      </w:r>
      <w:r>
        <w:rPr>
          <w:spacing w:val="-2"/>
        </w:rPr>
        <w:t xml:space="preserve"> </w:t>
      </w:r>
      <w:r>
        <w:t>instances).</w:t>
      </w:r>
    </w:p>
    <w:p w14:paraId="1A3D17D8" w14:textId="77777777" w:rsidR="00506873" w:rsidRDefault="00066E17">
      <w:pPr>
        <w:pStyle w:val="Heading3"/>
        <w:numPr>
          <w:ilvl w:val="2"/>
          <w:numId w:val="4"/>
        </w:numPr>
        <w:tabs>
          <w:tab w:val="left" w:pos="824"/>
        </w:tabs>
        <w:spacing w:before="164"/>
        <w:ind w:hanging="703"/>
        <w:jc w:val="both"/>
      </w:pPr>
      <w:r>
        <w:t>Comparisons to Other</w:t>
      </w:r>
      <w:r>
        <w:rPr>
          <w:spacing w:val="-5"/>
        </w:rPr>
        <w:t xml:space="preserve"> </w:t>
      </w:r>
      <w:r>
        <w:t>Workflows</w:t>
      </w:r>
    </w:p>
    <w:p w14:paraId="34C8703E" w14:textId="77777777" w:rsidR="00506873" w:rsidRDefault="00506873">
      <w:pPr>
        <w:pStyle w:val="BodyText"/>
        <w:spacing w:before="5"/>
        <w:rPr>
          <w:b/>
          <w:sz w:val="34"/>
        </w:rPr>
      </w:pPr>
    </w:p>
    <w:p w14:paraId="0886CBE6" w14:textId="77777777" w:rsidR="00506873" w:rsidRDefault="00066E17">
      <w:pPr>
        <w:spacing w:before="1" w:line="453" w:lineRule="auto"/>
        <w:ind w:left="120" w:right="719"/>
        <w:jc w:val="both"/>
        <w:rPr>
          <w:i/>
        </w:rPr>
      </w:pPr>
      <w:r>
        <w:rPr>
          <w:i/>
        </w:rPr>
        <w:t>I’m</w:t>
      </w:r>
      <w:r>
        <w:rPr>
          <w:i/>
          <w:spacing w:val="-4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sure</w:t>
      </w:r>
      <w:r>
        <w:rPr>
          <w:i/>
          <w:spacing w:val="-4"/>
        </w:rPr>
        <w:t xml:space="preserve"> </w:t>
      </w:r>
      <w:r>
        <w:rPr>
          <w:i/>
        </w:rPr>
        <w:t>quite</w:t>
      </w:r>
      <w:r>
        <w:rPr>
          <w:i/>
          <w:spacing w:val="-3"/>
        </w:rPr>
        <w:t xml:space="preserve"> </w:t>
      </w:r>
      <w:r>
        <w:rPr>
          <w:i/>
        </w:rPr>
        <w:t>sure</w:t>
      </w:r>
      <w:r>
        <w:rPr>
          <w:i/>
          <w:spacing w:val="-4"/>
        </w:rPr>
        <w:t xml:space="preserve"> </w:t>
      </w: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handle</w:t>
      </w:r>
      <w:r>
        <w:rPr>
          <w:i/>
          <w:spacing w:val="-4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benchmarking</w:t>
      </w:r>
      <w:r>
        <w:rPr>
          <w:i/>
          <w:spacing w:val="-4"/>
        </w:rPr>
        <w:t xml:space="preserve"> </w:t>
      </w:r>
      <w:r>
        <w:rPr>
          <w:i/>
        </w:rPr>
        <w:t>with</w:t>
      </w:r>
      <w:r>
        <w:rPr>
          <w:i/>
          <w:spacing w:val="-3"/>
        </w:rPr>
        <w:t xml:space="preserve"> </w:t>
      </w:r>
      <w:r>
        <w:rPr>
          <w:i/>
        </w:rPr>
        <w:t>this</w:t>
      </w:r>
      <w:r>
        <w:rPr>
          <w:i/>
          <w:spacing w:val="-4"/>
        </w:rPr>
        <w:t xml:space="preserve"> </w:t>
      </w:r>
      <w:r>
        <w:rPr>
          <w:i/>
        </w:rPr>
        <w:t>as</w:t>
      </w:r>
      <w:r>
        <w:rPr>
          <w:i/>
          <w:spacing w:val="-3"/>
        </w:rPr>
        <w:t xml:space="preserve"> </w:t>
      </w:r>
      <w:r>
        <w:rPr>
          <w:i/>
        </w:rPr>
        <w:t>RiboGalaxy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very</w:t>
      </w:r>
      <w:r>
        <w:rPr>
          <w:i/>
          <w:spacing w:val="-3"/>
        </w:rPr>
        <w:t xml:space="preserve"> </w:t>
      </w:r>
      <w:r>
        <w:rPr>
          <w:i/>
        </w:rPr>
        <w:t>different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not</w:t>
      </w:r>
      <w:r>
        <w:rPr>
          <w:i/>
          <w:spacing w:val="-4"/>
        </w:rPr>
        <w:t xml:space="preserve"> </w:t>
      </w:r>
      <w:r>
        <w:rPr>
          <w:i/>
        </w:rPr>
        <w:t>directly comparable – is the TCGA and ISRIB validation</w:t>
      </w:r>
      <w:r>
        <w:rPr>
          <w:i/>
          <w:spacing w:val="-13"/>
        </w:rPr>
        <w:t xml:space="preserve"> </w:t>
      </w:r>
      <w:r>
        <w:rPr>
          <w:i/>
        </w:rPr>
        <w:t>enough?</w:t>
      </w:r>
    </w:p>
    <w:p w14:paraId="3648F412" w14:textId="77777777" w:rsidR="00506873" w:rsidRDefault="00066E17">
      <w:pPr>
        <w:pStyle w:val="Heading1"/>
        <w:numPr>
          <w:ilvl w:val="0"/>
          <w:numId w:val="4"/>
        </w:numPr>
        <w:tabs>
          <w:tab w:val="left" w:pos="567"/>
        </w:tabs>
        <w:spacing w:before="223"/>
        <w:ind w:left="566" w:hanging="446"/>
        <w:jc w:val="both"/>
      </w:pPr>
      <w:r>
        <w:t>Discussion</w:t>
      </w:r>
    </w:p>
    <w:p w14:paraId="27C83540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46AFA281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 xml:space="preserve">We </w:t>
      </w:r>
      <w:r>
        <w:rPr>
          <w:spacing w:val="-3"/>
        </w:rPr>
        <w:t xml:space="preserve">have </w:t>
      </w:r>
      <w:r>
        <w:t>described herein a new software suite, XPRESSyourself, a collection of tools to aid in expression data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RNA-seq</w:t>
      </w:r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becoming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mature,</w:t>
      </w:r>
      <w:r>
        <w:rPr>
          <w:spacing w:val="-5"/>
        </w:rPr>
        <w:t xml:space="preserve"> </w:t>
      </w:r>
      <w:r>
        <w:t xml:space="preserve">standardized protocols are lacking. This is problematic when individuals or groups </w:t>
      </w:r>
      <w:r>
        <w:rPr>
          <w:spacing w:val="-3"/>
        </w:rPr>
        <w:t xml:space="preserve">may </w:t>
      </w:r>
      <w:r>
        <w:t xml:space="preserve">not be using the most up-to-date methods or be aware of particular biases or measures of quality control required to produce a reliable, high- quality sequencing </w:t>
      </w:r>
      <w:r>
        <w:rPr>
          <w:spacing w:val="-4"/>
        </w:rPr>
        <w:t>study.</w:t>
      </w:r>
      <w:r>
        <w:rPr>
          <w:spacing w:val="53"/>
        </w:rPr>
        <w:t xml:space="preserve"> </w:t>
      </w:r>
      <w:r>
        <w:t xml:space="preserve">XPRESSpipe handles these issues </w:t>
      </w:r>
      <w:r>
        <w:rPr>
          <w:spacing w:val="-3"/>
        </w:rPr>
        <w:t xml:space="preserve">for </w:t>
      </w:r>
      <w:r>
        <w:t xml:space="preserve">the user </w:t>
      </w:r>
      <w:r>
        <w:rPr>
          <w:spacing w:val="-3"/>
        </w:rPr>
        <w:t xml:space="preserve">by </w:t>
      </w:r>
      <w:r>
        <w:t xml:space="preserve">continuously updating to utilize the best-performing software tools in sequencing as measured </w:t>
      </w:r>
      <w:r>
        <w:rPr>
          <w:spacing w:val="-3"/>
        </w:rPr>
        <w:t xml:space="preserve">by </w:t>
      </w:r>
      <w:r>
        <w:t xml:space="preserve">peer-reviewed benchmarking studies. It </w:t>
      </w:r>
      <w:r>
        <w:rPr>
          <w:spacing w:val="-3"/>
        </w:rPr>
        <w:t xml:space="preserve">also </w:t>
      </w:r>
      <w:r>
        <w:t>outputs</w:t>
      </w:r>
      <w:r>
        <w:rPr>
          <w:spacing w:val="-20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necessary</w:t>
      </w:r>
      <w:r>
        <w:rPr>
          <w:spacing w:val="-20"/>
        </w:rPr>
        <w:t xml:space="preserve"> </w:t>
      </w:r>
      <w:r>
        <w:t>quality</w:t>
      </w:r>
      <w:r>
        <w:rPr>
          <w:spacing w:val="-20"/>
        </w:rPr>
        <w:t xml:space="preserve"> </w:t>
      </w:r>
      <w:r>
        <w:t>control</w:t>
      </w:r>
      <w:r>
        <w:rPr>
          <w:spacing w:val="-20"/>
        </w:rPr>
        <w:t xml:space="preserve"> </w:t>
      </w:r>
      <w:r>
        <w:t>metrics</w:t>
      </w:r>
      <w:r>
        <w:rPr>
          <w:spacing w:val="-20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user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quickly</w:t>
      </w:r>
      <w:r>
        <w:rPr>
          <w:spacing w:val="-20"/>
        </w:rPr>
        <w:t xml:space="preserve"> </w:t>
      </w:r>
      <w:r>
        <w:t>assess</w:t>
      </w:r>
      <w:r>
        <w:rPr>
          <w:spacing w:val="-20"/>
        </w:rPr>
        <w:t xml:space="preserve"> </w:t>
      </w:r>
      <w:r>
        <w:t>quality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identify</w:t>
      </w:r>
      <w:r>
        <w:rPr>
          <w:spacing w:val="-20"/>
        </w:rPr>
        <w:t xml:space="preserve"> </w:t>
      </w:r>
      <w:r>
        <w:t>any</w:t>
      </w:r>
      <w:r>
        <w:rPr>
          <w:spacing w:val="-20"/>
        </w:rPr>
        <w:t xml:space="preserve"> </w:t>
      </w:r>
      <w:r>
        <w:t xml:space="preserve">systematic problems or technical biases that </w:t>
      </w:r>
      <w:r>
        <w:rPr>
          <w:spacing w:val="-3"/>
        </w:rPr>
        <w:t xml:space="preserve">may </w:t>
      </w:r>
      <w:r>
        <w:t>be present in their</w:t>
      </w:r>
      <w:r>
        <w:rPr>
          <w:spacing w:val="-14"/>
        </w:rPr>
        <w:t xml:space="preserve"> </w:t>
      </w:r>
      <w:r>
        <w:t>samples.</w:t>
      </w:r>
    </w:p>
    <w:p w14:paraId="5AFA08ED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An additional problem XPRESSpipe addresses is use these software tools </w:t>
      </w:r>
      <w:r>
        <w:rPr>
          <w:spacing w:val="-3"/>
        </w:rPr>
        <w:t xml:space="preserve">properly, </w:t>
      </w:r>
      <w:r>
        <w:t xml:space="preserve">especially </w:t>
      </w:r>
      <w:r>
        <w:rPr>
          <w:spacing w:val="-3"/>
        </w:rPr>
        <w:t xml:space="preserve">for </w:t>
      </w:r>
      <w:r>
        <w:t>those</w:t>
      </w:r>
      <w:r>
        <w:rPr>
          <w:spacing w:val="-17"/>
        </w:rPr>
        <w:t xml:space="preserve"> </w:t>
      </w:r>
      <w:r>
        <w:rPr>
          <w:spacing w:val="-3"/>
        </w:rPr>
        <w:t xml:space="preserve">coming </w:t>
      </w:r>
      <w:r>
        <w:t xml:space="preserve">from a non-computational background. This is especially important in situations where a bioinformatics </w:t>
      </w:r>
      <w:r>
        <w:rPr>
          <w:spacing w:val="-4"/>
        </w:rPr>
        <w:t xml:space="preserve">core </w:t>
      </w:r>
      <w:r>
        <w:rPr>
          <w:spacing w:val="-3"/>
        </w:rPr>
        <w:t xml:space="preserve">may </w:t>
      </w:r>
      <w:r>
        <w:t xml:space="preserve">be so backlogged it takes 2-4 months to process a dataset, which is inhibitory to scientific discovery and dissemination. XPRESSyourself will dissolve this barrier to entry </w:t>
      </w:r>
      <w:r>
        <w:rPr>
          <w:spacing w:val="-3"/>
        </w:rPr>
        <w:t xml:space="preserve">for </w:t>
      </w:r>
      <w:r>
        <w:t xml:space="preserve">most users so that they can process and analyze their data immediately upon receipt of the </w:t>
      </w:r>
      <w:r>
        <w:rPr>
          <w:spacing w:val="-3"/>
        </w:rPr>
        <w:t xml:space="preserve">raw </w:t>
      </w:r>
      <w:r>
        <w:t xml:space="preserve">data and only requires simple programming </w:t>
      </w:r>
      <w:r>
        <w:rPr>
          <w:spacing w:val="-3"/>
        </w:rPr>
        <w:t xml:space="preserve">knowledge </w:t>
      </w:r>
      <w:r>
        <w:t xml:space="preserve">covered </w:t>
      </w:r>
      <w:r>
        <w:rPr>
          <w:spacing w:val="-3"/>
        </w:rPr>
        <w:t xml:space="preserve">by </w:t>
      </w:r>
      <w:r>
        <w:t xml:space="preserve">a variety of free online programs (such as </w:t>
      </w:r>
      <w:hyperlink r:id="rId18">
        <w:r>
          <w:t>https://www.codecadem</w:t>
        </w:r>
      </w:hyperlink>
      <w:r>
        <w:t>y</w:t>
      </w:r>
      <w:hyperlink r:id="rId19">
        <w:r>
          <w:t>.com/lear</w:t>
        </w:r>
      </w:hyperlink>
      <w:r>
        <w:t>n/lear</w:t>
      </w:r>
      <w:hyperlink r:id="rId20">
        <w:r>
          <w:t>n-the-command-</w:t>
        </w:r>
      </w:hyperlink>
      <w:r>
        <w:t xml:space="preserve"> line).</w:t>
      </w:r>
      <w:r>
        <w:rPr>
          <w:spacing w:val="6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assured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up-to-date</w:t>
      </w:r>
      <w:r>
        <w:rPr>
          <w:spacing w:val="-9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RNA-seq</w:t>
      </w:r>
      <w:r>
        <w:rPr>
          <w:spacing w:val="-9"/>
        </w:rPr>
        <w:t xml:space="preserve"> </w:t>
      </w:r>
      <w:r>
        <w:t>processing</w:t>
      </w:r>
      <w:r>
        <w:rPr>
          <w:spacing w:val="-9"/>
        </w:rPr>
        <w:t xml:space="preserve"> </w:t>
      </w:r>
      <w:r>
        <w:t>and analysis.</w:t>
      </w:r>
    </w:p>
    <w:p w14:paraId="453552AD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29B183E0" w14:textId="77777777" w:rsidR="00506873" w:rsidRDefault="00066E17">
      <w:pPr>
        <w:pStyle w:val="BodyText"/>
        <w:spacing w:before="73" w:line="453" w:lineRule="auto"/>
        <w:ind w:left="120" w:right="719"/>
        <w:jc w:val="both"/>
      </w:pPr>
      <w:r>
        <w:rPr>
          <w:spacing w:val="-6"/>
        </w:rPr>
        <w:lastRenderedPageBreak/>
        <w:t>Tools</w:t>
      </w:r>
      <w:r>
        <w:rPr>
          <w:spacing w:val="-22"/>
        </w:rPr>
        <w:t xml:space="preserve"> </w:t>
      </w:r>
      <w:r>
        <w:t>previously</w:t>
      </w:r>
      <w:r>
        <w:rPr>
          <w:spacing w:val="-21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2"/>
        </w:rPr>
        <w:t xml:space="preserve"> </w:t>
      </w:r>
      <w:r>
        <w:t>toolkit</w:t>
      </w:r>
      <w:r>
        <w:rPr>
          <w:spacing w:val="-21"/>
        </w:rPr>
        <w:t xml:space="preserve"> </w:t>
      </w:r>
      <w:r>
        <w:rPr>
          <w:spacing w:val="-3"/>
        </w:rPr>
        <w:t>have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been</w:t>
      </w:r>
      <w:r>
        <w:rPr>
          <w:spacing w:val="-21"/>
        </w:rPr>
        <w:t xml:space="preserve"> </w:t>
      </w:r>
      <w:r>
        <w:t>added</w:t>
      </w:r>
      <w:r>
        <w:rPr>
          <w:spacing w:val="-21"/>
        </w:rPr>
        <w:t xml:space="preserve"> </w:t>
      </w:r>
      <w:r>
        <w:t>within</w:t>
      </w:r>
      <w:r>
        <w:rPr>
          <w:spacing w:val="-21"/>
        </w:rPr>
        <w:t xml:space="preserve"> </w:t>
      </w:r>
      <w:r>
        <w:t xml:space="preserve">XPRESSyourself. This includes GTF truncation of transcripts in a recursive manner </w:t>
      </w:r>
      <w:r>
        <w:rPr>
          <w:spacing w:val="-3"/>
        </w:rPr>
        <w:t xml:space="preserve">over </w:t>
      </w:r>
      <w:r>
        <w:t xml:space="preserve">exon space and rRNA probe design  aids </w:t>
      </w:r>
      <w:r>
        <w:rPr>
          <w:spacing w:val="-3"/>
        </w:rPr>
        <w:t xml:space="preserve">for </w:t>
      </w:r>
      <w:r>
        <w:t xml:space="preserve">removing contaminating rRNA sequences in ribosome profiling libraries that are difficult to remove </w:t>
      </w:r>
      <w:r>
        <w:rPr>
          <w:spacing w:val="-3"/>
        </w:rPr>
        <w:t xml:space="preserve">with </w:t>
      </w:r>
      <w:r>
        <w:t>commercial</w:t>
      </w:r>
      <w:r>
        <w:rPr>
          <w:spacing w:val="-2"/>
        </w:rPr>
        <w:t xml:space="preserve"> </w:t>
      </w:r>
      <w:r>
        <w:t>kits.</w:t>
      </w:r>
    </w:p>
    <w:p w14:paraId="1A1CF7BA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>We</w:t>
      </w:r>
      <w:r>
        <w:rPr>
          <w:spacing w:val="-7"/>
        </w:rPr>
        <w:t xml:space="preserve"> </w:t>
      </w:r>
      <w:r>
        <w:t>demonstrated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XPRESSyourself</w:t>
      </w:r>
      <w:r>
        <w:rPr>
          <w:spacing w:val="-6"/>
        </w:rPr>
        <w:t xml:space="preserve"> </w:t>
      </w:r>
      <w:r>
        <w:t>toolkit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re-analyzing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 xml:space="preserve">profiling dataset. </w:t>
      </w:r>
      <w:r>
        <w:rPr>
          <w:spacing w:val="-3"/>
        </w:rPr>
        <w:t>From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analysis,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identified</w:t>
      </w:r>
      <w:r>
        <w:rPr>
          <w:spacing w:val="-18"/>
        </w:rPr>
        <w:t xml:space="preserve"> </w:t>
      </w:r>
      <w:r>
        <w:t>putative</w:t>
      </w:r>
      <w:r>
        <w:rPr>
          <w:spacing w:val="-17"/>
        </w:rPr>
        <w:t xml:space="preserve"> </w:t>
      </w:r>
      <w:r>
        <w:t>hits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contribute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neurodegenerative</w:t>
      </w:r>
      <w:r>
        <w:rPr>
          <w:spacing w:val="-19"/>
        </w:rPr>
        <w:t xml:space="preserve"> </w:t>
      </w:r>
      <w:r>
        <w:t>effects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spacing w:val="-3"/>
        </w:rPr>
        <w:t xml:space="preserve">inte- </w:t>
      </w:r>
      <w:r>
        <w:t>grated</w:t>
      </w:r>
      <w:r>
        <w:rPr>
          <w:spacing w:val="-14"/>
        </w:rPr>
        <w:t xml:space="preserve"> </w:t>
      </w:r>
      <w:r>
        <w:t>stress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(ISR)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molecule</w:t>
      </w:r>
      <w:r>
        <w:rPr>
          <w:spacing w:val="-13"/>
        </w:rPr>
        <w:t xml:space="preserve"> </w:t>
      </w:r>
      <w:r>
        <w:t>ISRIB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acting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hits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neuroprotective agent. This additionally highlights the importance of re-analyzing older datasets with more current methods, </w:t>
      </w:r>
      <w:r>
        <w:rPr>
          <w:spacing w:val="-6"/>
        </w:rPr>
        <w:t xml:space="preserve">as </w:t>
      </w:r>
      <w:r>
        <w:rPr>
          <w:spacing w:val="-3"/>
        </w:rPr>
        <w:t xml:space="preserve">over </w:t>
      </w:r>
      <w:r>
        <w:t xml:space="preserve">time methodologies improve to reduce errors. </w:t>
      </w:r>
      <w:r>
        <w:rPr>
          <w:spacing w:val="-4"/>
        </w:rPr>
        <w:t xml:space="preserve">We </w:t>
      </w:r>
      <w:r>
        <w:t>also showed the capability of quickly processing data</w:t>
      </w:r>
      <w:r>
        <w:rPr>
          <w:spacing w:val="-24"/>
        </w:rPr>
        <w:t xml:space="preserve"> </w:t>
      </w:r>
      <w:r>
        <w:t xml:space="preserve">on TCGA data. These principles are transferable to new datasets and XPRESSyourself will </w:t>
      </w:r>
      <w:r>
        <w:rPr>
          <w:spacing w:val="-3"/>
        </w:rPr>
        <w:t xml:space="preserve">have </w:t>
      </w:r>
      <w:r>
        <w:t>individuals and labs</w:t>
      </w:r>
      <w:r>
        <w:rPr>
          <w:spacing w:val="-10"/>
        </w:rPr>
        <w:t xml:space="preserve"> </w:t>
      </w:r>
      <w:r>
        <w:t>take</w:t>
      </w:r>
      <w:r>
        <w:rPr>
          <w:spacing w:val="-10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own</w:t>
      </w:r>
      <w:r>
        <w:rPr>
          <w:spacing w:val="-10"/>
        </w:rPr>
        <w:t xml:space="preserve"> </w:t>
      </w:r>
      <w:r>
        <w:t>hands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3"/>
        </w:rPr>
        <w:t>avoid</w:t>
      </w:r>
      <w:r>
        <w:rPr>
          <w:spacing w:val="-10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queues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bioinformatics</w:t>
      </w:r>
      <w:r>
        <w:rPr>
          <w:spacing w:val="-10"/>
        </w:rPr>
        <w:t xml:space="preserve"> </w:t>
      </w:r>
      <w:r>
        <w:t xml:space="preserve">cores, </w:t>
      </w:r>
      <w:r>
        <w:rPr>
          <w:spacing w:val="-3"/>
        </w:rPr>
        <w:t xml:space="preserve">save </w:t>
      </w:r>
      <w:r>
        <w:rPr>
          <w:spacing w:val="-5"/>
        </w:rPr>
        <w:t xml:space="preserve">money, </w:t>
      </w:r>
      <w:r>
        <w:t>and generally democratize the</w:t>
      </w:r>
      <w:r>
        <w:rPr>
          <w:spacing w:val="-1"/>
        </w:rPr>
        <w:t xml:space="preserve"> </w:t>
      </w:r>
      <w:r>
        <w:t>process.</w:t>
      </w:r>
    </w:p>
    <w:p w14:paraId="64585BC2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While XPRESSyourself’s pipeline may be somewhat more time and computationally intensive than other pipelines, the trade-off is higher quality alignments and quantification, and unless analyzing thousands of sam- ples, is generally not too expensive or time-consuming.</w:t>
      </w:r>
    </w:p>
    <w:p w14:paraId="2CC4FC5E" w14:textId="77777777" w:rsidR="00506873" w:rsidRDefault="00066E17">
      <w:pPr>
        <w:pStyle w:val="Heading1"/>
        <w:numPr>
          <w:ilvl w:val="0"/>
          <w:numId w:val="4"/>
        </w:numPr>
        <w:tabs>
          <w:tab w:val="left" w:pos="567"/>
        </w:tabs>
        <w:ind w:left="566" w:hanging="446"/>
        <w:jc w:val="both"/>
      </w:pPr>
      <w:r>
        <w:t>Conclusions</w:t>
      </w:r>
    </w:p>
    <w:p w14:paraId="1C12624A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085176F2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With the adoption of this pipeline, the field of high-throughput sequencing can begin to arrive towards a </w:t>
      </w:r>
      <w:r>
        <w:rPr>
          <w:spacing w:val="-3"/>
        </w:rPr>
        <w:t xml:space="preserve">stan- </w:t>
      </w:r>
      <w:r>
        <w:t xml:space="preserve">dardized processing protocol </w:t>
      </w:r>
      <w:r>
        <w:rPr>
          <w:spacing w:val="-3"/>
        </w:rPr>
        <w:t xml:space="preserve">for </w:t>
      </w:r>
      <w:r>
        <w:t>sequencing data and eliminate some of the variability that comes from using a variety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steps</w:t>
      </w:r>
      <w:r>
        <w:rPr>
          <w:spacing w:val="-11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processing.</w:t>
      </w:r>
      <w:r>
        <w:rPr>
          <w:spacing w:val="3"/>
        </w:rPr>
        <w:t xml:space="preserve"> </w:t>
      </w:r>
      <w:r>
        <w:t>XPRESSpipe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act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flexible</w:t>
      </w:r>
      <w:r>
        <w:rPr>
          <w:spacing w:val="-11"/>
        </w:rPr>
        <w:t xml:space="preserve"> </w:t>
      </w:r>
      <w:r>
        <w:t xml:space="preserve">pipeline that will be updated with the best performing packages as future tools are created and benchmarks </w:t>
      </w:r>
      <w:r>
        <w:rPr>
          <w:spacing w:val="-3"/>
        </w:rPr>
        <w:t xml:space="preserve">performed. </w:t>
      </w:r>
      <w:r>
        <w:t xml:space="preserve">Additionally, various tools missing from the ribosome profiling and RNA-seq communities </w:t>
      </w:r>
      <w:r>
        <w:rPr>
          <w:spacing w:val="-3"/>
        </w:rPr>
        <w:t xml:space="preserve">have </w:t>
      </w:r>
      <w:r>
        <w:t>been added as part of this pipeline. With these tools, such as the GTF modification sub-module, genome reference formatting and</w:t>
      </w:r>
      <w:r>
        <w:rPr>
          <w:spacing w:val="-6"/>
        </w:rPr>
        <w:t xml:space="preserve"> </w:t>
      </w:r>
      <w:r>
        <w:t>curation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automated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public.</w:t>
      </w:r>
      <w:r>
        <w:rPr>
          <w:spacing w:val="12"/>
        </w:rPr>
        <w:t xml:space="preserve"> </w:t>
      </w:r>
      <w:r>
        <w:t>Further,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publicly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data, we</w:t>
      </w:r>
      <w:r>
        <w:rPr>
          <w:spacing w:val="-5"/>
        </w:rPr>
        <w:t xml:space="preserve"> </w:t>
      </w:r>
      <w:r>
        <w:t>highlight</w:t>
      </w:r>
      <w:r>
        <w:rPr>
          <w:spacing w:val="-4"/>
        </w:rPr>
        <w:t xml:space="preserve"> </w:t>
      </w:r>
      <w:r>
        <w:t>XPRESSpipe’s</w:t>
      </w:r>
      <w:r>
        <w:rPr>
          <w:spacing w:val="-4"/>
        </w:rPr>
        <w:t xml:space="preserve"> </w:t>
      </w:r>
      <w:r>
        <w:t>utility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re-process</w:t>
      </w:r>
      <w:r>
        <w:rPr>
          <w:spacing w:val="-4"/>
        </w:rPr>
        <w:t xml:space="preserve"> </w:t>
      </w:r>
      <w:r>
        <w:t>publicly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uncover novel</w:t>
      </w:r>
      <w:r>
        <w:rPr>
          <w:spacing w:val="-10"/>
        </w:rPr>
        <w:t xml:space="preserve"> </w:t>
      </w:r>
      <w:r>
        <w:t>biological</w:t>
      </w:r>
      <w:r>
        <w:rPr>
          <w:spacing w:val="-11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rPr>
          <w:spacing w:val="-4"/>
        </w:rPr>
        <w:t>quickly.</w:t>
      </w:r>
      <w:r>
        <w:rPr>
          <w:spacing w:val="4"/>
        </w:rPr>
        <w:t xml:space="preserve"> </w:t>
      </w:r>
      <w:r>
        <w:t>Adoption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tool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aid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scientist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quickly</w:t>
      </w:r>
      <w:r>
        <w:rPr>
          <w:spacing w:val="-9"/>
        </w:rPr>
        <w:t xml:space="preserve"> </w:t>
      </w:r>
      <w:r>
        <w:t>accessing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data, using the highest-quality</w:t>
      </w:r>
      <w:r>
        <w:rPr>
          <w:spacing w:val="-4"/>
        </w:rPr>
        <w:t xml:space="preserve"> </w:t>
      </w:r>
      <w:r>
        <w:t>methods.</w:t>
      </w:r>
    </w:p>
    <w:p w14:paraId="384CCF06" w14:textId="77777777" w:rsidR="00506873" w:rsidRDefault="00066E17">
      <w:pPr>
        <w:pStyle w:val="Heading1"/>
        <w:numPr>
          <w:ilvl w:val="0"/>
          <w:numId w:val="4"/>
        </w:numPr>
        <w:tabs>
          <w:tab w:val="left" w:pos="567"/>
        </w:tabs>
        <w:ind w:left="566" w:hanging="446"/>
        <w:jc w:val="both"/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75AED9FD" w14:textId="77777777" w:rsidR="00506873" w:rsidRDefault="00066E17">
      <w:pPr>
        <w:pStyle w:val="Heading2"/>
        <w:numPr>
          <w:ilvl w:val="1"/>
          <w:numId w:val="3"/>
        </w:numPr>
        <w:tabs>
          <w:tab w:val="left" w:pos="692"/>
        </w:tabs>
        <w:spacing w:before="257"/>
        <w:ind w:hanging="571"/>
        <w:jc w:val="both"/>
      </w:pPr>
      <w:r>
        <w:t>Software</w:t>
      </w:r>
      <w:r>
        <w:rPr>
          <w:spacing w:val="-2"/>
        </w:rPr>
        <w:t xml:space="preserve"> </w:t>
      </w:r>
      <w:r>
        <w:t>Dependencies</w:t>
      </w:r>
    </w:p>
    <w:p w14:paraId="4FEDC3AF" w14:textId="77777777" w:rsidR="00506873" w:rsidRDefault="00066E17">
      <w:pPr>
        <w:pStyle w:val="BodyText"/>
        <w:spacing w:before="165" w:line="480" w:lineRule="atLeast"/>
        <w:ind w:left="120" w:right="719"/>
        <w:jc w:val="both"/>
      </w:pPr>
      <w:r>
        <w:t xml:space="preserve">A list of dependencies required </w:t>
      </w:r>
      <w:r>
        <w:rPr>
          <w:spacing w:val="-3"/>
        </w:rPr>
        <w:t xml:space="preserve">for </w:t>
      </w:r>
      <w:r>
        <w:t xml:space="preserve">XPRESSpipe is listed in </w:t>
      </w:r>
      <w:r>
        <w:rPr>
          <w:spacing w:val="-7"/>
        </w:rPr>
        <w:t xml:space="preserve">Table </w:t>
      </w:r>
      <w:r>
        <w:t xml:space="preserve">4. Dependencies </w:t>
      </w:r>
      <w:r>
        <w:rPr>
          <w:spacing w:val="-3"/>
        </w:rPr>
        <w:t xml:space="preserve">for </w:t>
      </w:r>
      <w:r>
        <w:t xml:space="preserve">XPRESSplot are listed </w:t>
      </w:r>
      <w:r>
        <w:rPr>
          <w:spacing w:val="-6"/>
        </w:rPr>
        <w:t xml:space="preserve">in </w:t>
      </w:r>
      <w:r>
        <w:rPr>
          <w:spacing w:val="-7"/>
        </w:rPr>
        <w:t xml:space="preserve">Table </w:t>
      </w:r>
      <w:r>
        <w:t>5.</w:t>
      </w:r>
    </w:p>
    <w:p w14:paraId="6F78E551" w14:textId="77777777" w:rsidR="00506873" w:rsidRDefault="00066E17">
      <w:pPr>
        <w:spacing w:before="134"/>
        <w:ind w:left="826"/>
        <w:rPr>
          <w:sz w:val="20"/>
        </w:rPr>
      </w:pPr>
      <w:r>
        <w:rPr>
          <w:sz w:val="20"/>
        </w:rPr>
        <w:t>Table 4: Summary of dependency software, accession location, and purpose in the XPRESSpipe package.</w:t>
      </w:r>
    </w:p>
    <w:p w14:paraId="0C023EFA" w14:textId="77777777" w:rsidR="00506873" w:rsidRDefault="00506873">
      <w:pPr>
        <w:rPr>
          <w:sz w:val="20"/>
        </w:r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4552"/>
        <w:gridCol w:w="1941"/>
      </w:tblGrid>
      <w:tr w:rsidR="00506873" w14:paraId="65EDABE7" w14:textId="77777777">
        <w:trPr>
          <w:trHeight w:val="273"/>
        </w:trPr>
        <w:tc>
          <w:tcPr>
            <w:tcW w:w="1538" w:type="dxa"/>
            <w:tcBorders>
              <w:bottom w:val="single" w:sz="4" w:space="0" w:color="000000"/>
            </w:tcBorders>
          </w:tcPr>
          <w:p w14:paraId="4D36BBAF" w14:textId="77777777" w:rsidR="00506873" w:rsidRDefault="00066E1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 w14:paraId="47CB11A0" w14:textId="77777777" w:rsidR="00506873" w:rsidRDefault="00066E17">
            <w:pPr>
              <w:pStyle w:val="TableParagraph"/>
              <w:spacing w:line="240" w:lineRule="auto"/>
              <w:ind w:left="181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 w14:paraId="546FF3ED" w14:textId="77777777" w:rsidR="00506873" w:rsidRDefault="00066E17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506873" w14:paraId="7322C3F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9E8B0D4" w14:textId="77777777" w:rsidR="00506873" w:rsidRDefault="00066E17">
            <w:pPr>
              <w:pStyle w:val="TableParagraph"/>
            </w:pPr>
            <w: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ED4B525" w14:textId="77777777" w:rsidR="00506873" w:rsidRDefault="00066E17">
            <w:pPr>
              <w:pStyle w:val="TableParagraph"/>
              <w:ind w:left="181"/>
            </w:pPr>
            <w: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1361725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3B1FE47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7C4357E" w14:textId="77777777" w:rsidR="00506873" w:rsidRDefault="00066E17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D44F21F" w14:textId="77777777" w:rsidR="00506873" w:rsidRDefault="00066E17">
            <w:pPr>
              <w:pStyle w:val="TableParagraph"/>
              <w:ind w:left="181"/>
            </w:pPr>
            <w: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90976D0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5F072DF4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18BF647" w14:textId="77777777" w:rsidR="00506873" w:rsidRDefault="00066E17">
            <w:pPr>
              <w:pStyle w:val="TableParagraph"/>
            </w:pPr>
            <w:r>
              <w:t>fastp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173EE38" w14:textId="77777777" w:rsidR="00506873" w:rsidRDefault="00066E17">
            <w:pPr>
              <w:pStyle w:val="TableParagraph"/>
              <w:ind w:left="181"/>
            </w:pPr>
            <w: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7868773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14</w:t>
            </w:r>
            <w:r>
              <w:t>)</w:t>
            </w:r>
          </w:p>
        </w:tc>
      </w:tr>
      <w:tr w:rsidR="00506873" w14:paraId="5A77306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17AD384" w14:textId="77777777" w:rsidR="00506873" w:rsidRDefault="00066E17">
            <w:pPr>
              <w:pStyle w:val="TableParagraph"/>
            </w:pPr>
            <w: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0113BAE" w14:textId="77777777" w:rsidR="00506873" w:rsidRDefault="00066E17">
            <w:pPr>
              <w:pStyle w:val="TableParagraph"/>
              <w:ind w:left="181"/>
            </w:pPr>
            <w: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02B5C0D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12</w:t>
            </w:r>
            <w:r>
              <w:t>)</w:t>
            </w:r>
          </w:p>
        </w:tc>
      </w:tr>
      <w:tr w:rsidR="00506873" w14:paraId="7AEFB91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9886C15" w14:textId="77777777" w:rsidR="00506873" w:rsidRDefault="00066E17">
            <w:pPr>
              <w:pStyle w:val="TableParagraph"/>
            </w:pPr>
            <w:r>
              <w:t>samtools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1A72FDA" w14:textId="77777777" w:rsidR="00506873" w:rsidRDefault="00066E1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5E3B050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17</w:t>
            </w:r>
            <w:r>
              <w:t>)</w:t>
            </w:r>
          </w:p>
        </w:tc>
      </w:tr>
      <w:tr w:rsidR="00506873" w14:paraId="086EAA2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99D7562" w14:textId="77777777" w:rsidR="00506873" w:rsidRDefault="00066E17">
            <w:pPr>
              <w:pStyle w:val="TableParagraph"/>
            </w:pPr>
            <w:r>
              <w:t>bedtools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8AD2784" w14:textId="77777777" w:rsidR="00506873" w:rsidRDefault="00066E1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5D1B08B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18</w:t>
            </w:r>
            <w:r>
              <w:t>)</w:t>
            </w:r>
          </w:p>
        </w:tc>
      </w:tr>
      <w:tr w:rsidR="00506873" w14:paraId="24A9697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883468F" w14:textId="77777777" w:rsidR="00506873" w:rsidRDefault="00066E17">
            <w:pPr>
              <w:pStyle w:val="TableParagraph"/>
            </w:pPr>
            <w:r>
              <w:t>deepTools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F3696FD" w14:textId="77777777" w:rsidR="00506873" w:rsidRDefault="00066E1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C4B6D35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19</w:t>
            </w:r>
            <w:r>
              <w:t>)</w:t>
            </w:r>
          </w:p>
        </w:tc>
      </w:tr>
      <w:tr w:rsidR="00506873" w14:paraId="656D910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240B528" w14:textId="77777777" w:rsidR="00506873" w:rsidRDefault="00066E17">
            <w:pPr>
              <w:pStyle w:val="TableParagraph"/>
            </w:pPr>
            <w: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77283B7" w14:textId="77777777" w:rsidR="00506873" w:rsidRDefault="00066E17">
            <w:pPr>
              <w:pStyle w:val="TableParagraph"/>
              <w:ind w:left="181"/>
            </w:pPr>
            <w: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F33E88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13</w:t>
            </w:r>
            <w:r>
              <w:t>)</w:t>
            </w:r>
          </w:p>
        </w:tc>
      </w:tr>
      <w:tr w:rsidR="00506873" w14:paraId="428F45E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762E7DB" w14:textId="77777777" w:rsidR="00506873" w:rsidRDefault="00066E17">
            <w:pPr>
              <w:pStyle w:val="TableParagraph"/>
            </w:pPr>
            <w:r>
              <w:t>HTSeq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8659C9D" w14:textId="77777777" w:rsidR="00506873" w:rsidRDefault="00066E17">
            <w:pPr>
              <w:pStyle w:val="TableParagraph"/>
              <w:ind w:left="181"/>
            </w:pPr>
            <w: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D362DF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10</w:t>
            </w:r>
            <w:r>
              <w:t>)</w:t>
            </w:r>
          </w:p>
        </w:tc>
      </w:tr>
      <w:tr w:rsidR="00506873" w14:paraId="3AA9E51A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D78DC6D" w14:textId="77777777" w:rsidR="00506873" w:rsidRDefault="00066E17">
            <w:pPr>
              <w:pStyle w:val="TableParagraph"/>
            </w:pPr>
            <w:r>
              <w:t>FastQC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0ACF598" w14:textId="77777777" w:rsidR="00506873" w:rsidRDefault="00066E17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656CAAB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23</w:t>
            </w:r>
            <w:r>
              <w:t>)</w:t>
            </w:r>
          </w:p>
        </w:tc>
      </w:tr>
      <w:tr w:rsidR="00506873" w14:paraId="0EE77F8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2C6EE43" w14:textId="77777777" w:rsidR="00506873" w:rsidRDefault="00066E17">
            <w:pPr>
              <w:pStyle w:val="TableParagraph"/>
            </w:pPr>
            <w:r>
              <w:t>MultiQC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4AF55AF" w14:textId="77777777" w:rsidR="00506873" w:rsidRDefault="00066E17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576F025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43</w:t>
            </w:r>
            <w:r>
              <w:t>)</w:t>
            </w:r>
          </w:p>
        </w:tc>
      </w:tr>
      <w:tr w:rsidR="00506873" w14:paraId="03412D79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2152255" w14:textId="77777777" w:rsidR="00506873" w:rsidRDefault="00066E17">
            <w:pPr>
              <w:pStyle w:val="TableParagraph"/>
            </w:pPr>
            <w:r>
              <w:t>dupRadar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FD2F61C" w14:textId="77777777" w:rsidR="00506873" w:rsidRDefault="00066E17">
            <w:pPr>
              <w:pStyle w:val="TableParagraph"/>
              <w:ind w:left="181"/>
            </w:pPr>
            <w:r>
              <w:t>Measure library complexity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B388B34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506873" w14:paraId="3BE28DA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67A3DCA" w14:textId="77777777" w:rsidR="00506873" w:rsidRDefault="00066E17">
            <w:pPr>
              <w:pStyle w:val="TableParagraph"/>
            </w:pPr>
            <w: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AA16F7C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E3ED79E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44</w:t>
            </w:r>
            <w:r>
              <w:t>)</w:t>
            </w:r>
          </w:p>
        </w:tc>
      </w:tr>
      <w:tr w:rsidR="00506873" w14:paraId="32FFB2D8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D605365" w14:textId="77777777" w:rsidR="00506873" w:rsidRDefault="00066E17">
            <w:pPr>
              <w:pStyle w:val="TableParagraph"/>
            </w:pPr>
            <w:r>
              <w:t>numpy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36C37D5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9A6E72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29, 30</w:t>
            </w:r>
            <w:r>
              <w:t>)</w:t>
            </w:r>
          </w:p>
        </w:tc>
      </w:tr>
      <w:tr w:rsidR="00506873" w14:paraId="064DC79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67CC7DC" w14:textId="77777777" w:rsidR="00506873" w:rsidRDefault="00066E17">
            <w:pPr>
              <w:pStyle w:val="TableParagraph"/>
            </w:pPr>
            <w:r>
              <w:t>scipy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C0C1006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05CF8C80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506873" w14:paraId="09EA8CFB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0EDE0F0" w14:textId="77777777" w:rsidR="00506873" w:rsidRDefault="00066E17">
            <w:pPr>
              <w:pStyle w:val="TableParagraph"/>
            </w:pPr>
            <w:r>
              <w:t>sklearn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0DB3A2A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5535B84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45</w:t>
            </w:r>
            <w:r>
              <w:t>)</w:t>
            </w:r>
          </w:p>
        </w:tc>
      </w:tr>
      <w:tr w:rsidR="00506873" w14:paraId="4C9E2F0C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62F2B3D" w14:textId="77777777" w:rsidR="00506873" w:rsidRDefault="00066E17">
            <w:pPr>
              <w:pStyle w:val="TableParagraph"/>
            </w:pPr>
            <w: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A9A8386" w14:textId="77777777" w:rsidR="00506873" w:rsidRDefault="00066E17">
            <w:pPr>
              <w:pStyle w:val="TableParagraph"/>
              <w:ind w:left="181"/>
            </w:pPr>
            <w: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4B486A4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26</w:t>
            </w:r>
            <w:r>
              <w:t>)</w:t>
            </w:r>
          </w:p>
        </w:tc>
      </w:tr>
      <w:tr w:rsidR="00506873" w14:paraId="413978E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B7FC7BB" w14:textId="77777777" w:rsidR="00506873" w:rsidRDefault="00066E17">
            <w:pPr>
              <w:pStyle w:val="TableParagraph"/>
            </w:pPr>
            <w:r>
              <w:t>XPRESSplot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01E521D" w14:textId="77777777" w:rsidR="00506873" w:rsidRDefault="00066E17">
            <w:pPr>
              <w:pStyle w:val="TableParagraph"/>
              <w:ind w:left="181"/>
            </w:pPr>
            <w: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640DBB5" w14:textId="77777777" w:rsidR="00506873" w:rsidRDefault="00066E17">
            <w:pPr>
              <w:pStyle w:val="TableParagraph"/>
              <w:ind w:left="120"/>
            </w:pPr>
            <w:r>
              <w:t>This paper</w:t>
            </w:r>
          </w:p>
        </w:tc>
      </w:tr>
      <w:tr w:rsidR="00506873" w14:paraId="3BF226AC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4E13BEB" w14:textId="77777777" w:rsidR="00506873" w:rsidRDefault="00066E17">
            <w:pPr>
              <w:pStyle w:val="TableParagraph"/>
            </w:pPr>
            <w:r>
              <w:t>rsubread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FC49111" w14:textId="77777777" w:rsidR="00506873" w:rsidRDefault="00066E17">
            <w:pPr>
              <w:pStyle w:val="TableParagraph"/>
              <w:ind w:left="181"/>
            </w:pPr>
            <w:r>
              <w:t>Dependency for dupRadar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2FE2C32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7F7A504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3C26A47" w14:textId="77777777" w:rsidR="00506873" w:rsidRDefault="00066E17">
            <w:pPr>
              <w:pStyle w:val="TableParagraph"/>
            </w:pPr>
            <w:r>
              <w:t>dupRadar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473FECE" w14:textId="77777777" w:rsidR="00506873" w:rsidRDefault="00066E17">
            <w:pPr>
              <w:pStyle w:val="TableParagraph"/>
              <w:ind w:left="181"/>
            </w:pPr>
            <w: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1031CF2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506873" w14:paraId="4666C742" w14:textId="77777777">
        <w:trPr>
          <w:trHeight w:val="265"/>
        </w:trPr>
        <w:tc>
          <w:tcPr>
            <w:tcW w:w="1538" w:type="dxa"/>
            <w:tcBorders>
              <w:top w:val="single" w:sz="4" w:space="0" w:color="000000"/>
            </w:tcBorders>
          </w:tcPr>
          <w:p w14:paraId="12665789" w14:textId="77777777" w:rsidR="00506873" w:rsidRDefault="00066E17">
            <w:pPr>
              <w:pStyle w:val="TableParagraph"/>
              <w:spacing w:line="231" w:lineRule="exact"/>
            </w:pPr>
            <w: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7B38EEF8" w14:textId="77777777" w:rsidR="00506873" w:rsidRDefault="00066E17">
            <w:pPr>
              <w:pStyle w:val="TableParagraph"/>
              <w:spacing w:line="231" w:lineRule="exact"/>
              <w:ind w:left="181"/>
            </w:pPr>
            <w: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 w14:paraId="523495E1" w14:textId="77777777" w:rsidR="00506873" w:rsidRDefault="00066E17">
            <w:pPr>
              <w:pStyle w:val="TableParagraph"/>
              <w:spacing w:line="231" w:lineRule="exact"/>
              <w:ind w:left="180"/>
            </w:pPr>
            <w:r>
              <w:t>(</w:t>
            </w:r>
            <w:r>
              <w:rPr>
                <w:i/>
              </w:rPr>
              <w:t>32</w:t>
            </w:r>
            <w:r>
              <w:t>)</w:t>
            </w:r>
          </w:p>
        </w:tc>
      </w:tr>
    </w:tbl>
    <w:p w14:paraId="6FF705BE" w14:textId="77777777" w:rsidR="00506873" w:rsidRDefault="00506873">
      <w:pPr>
        <w:pStyle w:val="BodyText"/>
        <w:rPr>
          <w:sz w:val="20"/>
        </w:rPr>
      </w:pPr>
    </w:p>
    <w:p w14:paraId="72A430E6" w14:textId="77777777" w:rsidR="00506873" w:rsidRDefault="00506873">
      <w:pPr>
        <w:pStyle w:val="BodyText"/>
        <w:spacing w:before="8"/>
      </w:pPr>
    </w:p>
    <w:p w14:paraId="1FF4D088" w14:textId="77777777" w:rsidR="00506873" w:rsidRDefault="00066E17">
      <w:pPr>
        <w:spacing w:after="33"/>
        <w:ind w:left="854"/>
        <w:rPr>
          <w:sz w:val="20"/>
        </w:rPr>
      </w:pPr>
      <w:r>
        <w:rPr>
          <w:sz w:val="20"/>
        </w:rPr>
        <w:t>Table 5: Summary of dependency software, accession location, and purpose in the XPRESSplot package.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5"/>
        <w:gridCol w:w="4656"/>
        <w:gridCol w:w="1940"/>
      </w:tblGrid>
      <w:tr w:rsidR="00506873" w14:paraId="464C15E5" w14:textId="77777777">
        <w:trPr>
          <w:trHeight w:val="273"/>
        </w:trPr>
        <w:tc>
          <w:tcPr>
            <w:tcW w:w="1435" w:type="dxa"/>
            <w:tcBorders>
              <w:bottom w:val="single" w:sz="4" w:space="0" w:color="000000"/>
            </w:tcBorders>
          </w:tcPr>
          <w:p w14:paraId="0DF0B751" w14:textId="77777777" w:rsidR="00506873" w:rsidRDefault="00066E1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4656" w:type="dxa"/>
            <w:tcBorders>
              <w:bottom w:val="single" w:sz="4" w:space="0" w:color="000000"/>
            </w:tcBorders>
          </w:tcPr>
          <w:p w14:paraId="66B563F5" w14:textId="77777777" w:rsidR="00506873" w:rsidRDefault="00066E17">
            <w:pPr>
              <w:pStyle w:val="TableParagraph"/>
              <w:spacing w:line="240" w:lineRule="auto"/>
              <w:ind w:left="284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0" w:type="dxa"/>
            <w:tcBorders>
              <w:bottom w:val="single" w:sz="4" w:space="0" w:color="000000"/>
            </w:tcBorders>
          </w:tcPr>
          <w:p w14:paraId="57C89D6C" w14:textId="77777777" w:rsidR="00506873" w:rsidRDefault="00066E1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506873" w14:paraId="059F9D08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FF0CDFA" w14:textId="77777777" w:rsidR="00506873" w:rsidRDefault="00066E17">
            <w:pPr>
              <w:pStyle w:val="TableParagraph"/>
            </w:pPr>
            <w:r>
              <w:t>Python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041ADD38" w14:textId="77777777" w:rsidR="00506873" w:rsidRDefault="00066E17">
            <w:pPr>
              <w:pStyle w:val="TableParagraph"/>
              <w:ind w:left="284"/>
            </w:pPr>
            <w:r>
              <w:t>Primary language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15A56851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433EF210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5757F8D2" w14:textId="77777777" w:rsidR="00506873" w:rsidRDefault="00066E17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64F183FA" w14:textId="77777777" w:rsidR="00506873" w:rsidRDefault="00066E17">
            <w:pPr>
              <w:pStyle w:val="TableParagraph"/>
              <w:ind w:left="284"/>
            </w:pPr>
            <w:r>
              <w:t>Language used for some statistical modules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2060F90C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7BBD2AC1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0D92C33" w14:textId="77777777" w:rsidR="00506873" w:rsidRDefault="00066E17">
            <w:pPr>
              <w:pStyle w:val="TableParagraph"/>
            </w:pPr>
            <w:r>
              <w:t>pandas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068178F2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30099C47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44</w:t>
            </w:r>
            <w:r>
              <w:t>)</w:t>
            </w:r>
          </w:p>
        </w:tc>
      </w:tr>
      <w:tr w:rsidR="00506873" w14:paraId="48768262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231E1B96" w14:textId="77777777" w:rsidR="00506873" w:rsidRDefault="00066E17">
            <w:pPr>
              <w:pStyle w:val="TableParagraph"/>
            </w:pPr>
            <w:r>
              <w:t>numpy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55150B81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23672EAE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29, 30</w:t>
            </w:r>
            <w:r>
              <w:t>)</w:t>
            </w:r>
          </w:p>
        </w:tc>
      </w:tr>
      <w:tr w:rsidR="00506873" w14:paraId="5AFADA6D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0574B3C9" w14:textId="77777777" w:rsidR="00506873" w:rsidRDefault="00066E17">
            <w:pPr>
              <w:pStyle w:val="TableParagraph"/>
            </w:pPr>
            <w:r>
              <w:t>scipy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6921D2C0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519EFA72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506873" w14:paraId="5E87E7BF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49A80D4" w14:textId="77777777" w:rsidR="00506873" w:rsidRDefault="00066E17">
            <w:pPr>
              <w:pStyle w:val="TableParagraph"/>
            </w:pPr>
            <w:r>
              <w:t>matplotlib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164D412D" w14:textId="77777777" w:rsidR="00506873" w:rsidRDefault="00066E17">
            <w:pPr>
              <w:pStyle w:val="TableParagraph"/>
              <w:ind w:left="284"/>
            </w:pPr>
            <w: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2CCA0E00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26</w:t>
            </w:r>
            <w:r>
              <w:t>)</w:t>
            </w:r>
          </w:p>
        </w:tc>
      </w:tr>
      <w:tr w:rsidR="00506873" w14:paraId="4153C260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1ED26ABF" w14:textId="77777777" w:rsidR="00506873" w:rsidRDefault="00066E17">
            <w:pPr>
              <w:pStyle w:val="TableParagraph"/>
            </w:pPr>
            <w:r>
              <w:t>seaborn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0955EB7F" w14:textId="77777777" w:rsidR="00506873" w:rsidRDefault="00066E17">
            <w:pPr>
              <w:pStyle w:val="TableParagraph"/>
              <w:ind w:left="284"/>
            </w:pPr>
            <w: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40380CE7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27</w:t>
            </w:r>
            <w:r>
              <w:t>)</w:t>
            </w:r>
          </w:p>
        </w:tc>
      </w:tr>
      <w:tr w:rsidR="00506873" w14:paraId="37741079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4554A927" w14:textId="77777777" w:rsidR="00506873" w:rsidRDefault="00066E17">
            <w:pPr>
              <w:pStyle w:val="TableParagraph"/>
            </w:pPr>
            <w:r>
              <w:t>plotly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5BEA138F" w14:textId="77777777" w:rsidR="00506873" w:rsidRDefault="00066E17">
            <w:pPr>
              <w:pStyle w:val="TableParagraph"/>
              <w:ind w:left="284"/>
            </w:pPr>
            <w: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3DFD3F59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46</w:t>
            </w:r>
            <w:r>
              <w:t>)</w:t>
            </w:r>
          </w:p>
        </w:tc>
      </w:tr>
      <w:tr w:rsidR="00506873" w14:paraId="46B34035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7AA8D54F" w14:textId="77777777" w:rsidR="00506873" w:rsidRDefault="00066E17">
            <w:pPr>
              <w:pStyle w:val="TableParagraph"/>
            </w:pPr>
            <w:r>
              <w:t>sklearn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3A0C325C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00F4B43D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45</w:t>
            </w:r>
            <w:r>
              <w:t>)</w:t>
            </w:r>
          </w:p>
        </w:tc>
      </w:tr>
      <w:tr w:rsidR="00506873" w14:paraId="7FEF2E8C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5B305FF" w14:textId="77777777" w:rsidR="00506873" w:rsidRDefault="00066E17">
            <w:pPr>
              <w:pStyle w:val="TableParagraph"/>
            </w:pPr>
            <w:r>
              <w:t>GEOparse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1FF9FDA7" w14:textId="77777777" w:rsidR="00506873" w:rsidRDefault="00066E17">
            <w:pPr>
              <w:pStyle w:val="TableParagraph"/>
              <w:ind w:left="284"/>
            </w:pPr>
            <w:r>
              <w:t>Access GEO data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5484A65D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47</w:t>
            </w:r>
            <w:r>
              <w:t>)</w:t>
            </w:r>
          </w:p>
        </w:tc>
      </w:tr>
      <w:tr w:rsidR="00506873" w14:paraId="7549673C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15D9BF3A" w14:textId="77777777" w:rsidR="00506873" w:rsidRDefault="00066E17">
            <w:pPr>
              <w:pStyle w:val="TableParagraph"/>
            </w:pPr>
            <w:r>
              <w:t>DESeq2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5D89CC0A" w14:textId="77777777" w:rsidR="00506873" w:rsidRDefault="00066E17">
            <w:pPr>
              <w:pStyle w:val="TableParagraph"/>
              <w:ind w:left="284"/>
            </w:pPr>
            <w:r>
              <w:t>Perform differential expression analysis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0A658FC6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32</w:t>
            </w:r>
            <w:r>
              <w:t>)</w:t>
            </w:r>
          </w:p>
        </w:tc>
      </w:tr>
      <w:tr w:rsidR="00506873" w14:paraId="547E4747" w14:textId="77777777">
        <w:trPr>
          <w:trHeight w:val="536"/>
        </w:trPr>
        <w:tc>
          <w:tcPr>
            <w:tcW w:w="1435" w:type="dxa"/>
            <w:tcBorders>
              <w:top w:val="single" w:sz="4" w:space="0" w:color="000000"/>
            </w:tcBorders>
          </w:tcPr>
          <w:p w14:paraId="1C0A4D81" w14:textId="77777777" w:rsidR="00506873" w:rsidRDefault="00066E17">
            <w:pPr>
              <w:pStyle w:val="TableParagraph"/>
            </w:pPr>
            <w:r>
              <w:t>sva</w:t>
            </w:r>
          </w:p>
        </w:tc>
        <w:tc>
          <w:tcPr>
            <w:tcW w:w="4656" w:type="dxa"/>
            <w:tcBorders>
              <w:top w:val="single" w:sz="4" w:space="0" w:color="000000"/>
            </w:tcBorders>
          </w:tcPr>
          <w:p w14:paraId="524C0622" w14:textId="77777777" w:rsidR="00506873" w:rsidRDefault="00066E17">
            <w:pPr>
              <w:pStyle w:val="TableParagraph"/>
              <w:ind w:left="284"/>
            </w:pPr>
            <w:r>
              <w:t>Perform batch correction for known effects</w:t>
            </w:r>
          </w:p>
          <w:p w14:paraId="49943000" w14:textId="77777777" w:rsidR="00506873" w:rsidRDefault="00066E17">
            <w:pPr>
              <w:pStyle w:val="TableParagraph"/>
              <w:spacing w:before="18" w:line="249" w:lineRule="exact"/>
              <w:ind w:left="284"/>
            </w:pPr>
            <w:r>
              <w:t>with the ComBat function</w:t>
            </w:r>
          </w:p>
        </w:tc>
        <w:tc>
          <w:tcPr>
            <w:tcW w:w="1940" w:type="dxa"/>
            <w:tcBorders>
              <w:top w:val="single" w:sz="4" w:space="0" w:color="000000"/>
            </w:tcBorders>
          </w:tcPr>
          <w:p w14:paraId="55024E2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22</w:t>
            </w:r>
            <w:r>
              <w:t>)</w:t>
            </w:r>
          </w:p>
        </w:tc>
      </w:tr>
    </w:tbl>
    <w:p w14:paraId="0B813F58" w14:textId="77777777" w:rsidR="00506873" w:rsidRDefault="00506873">
      <w:pPr>
        <w:pStyle w:val="BodyText"/>
        <w:rPr>
          <w:sz w:val="24"/>
        </w:rPr>
      </w:pPr>
    </w:p>
    <w:p w14:paraId="7867D08F" w14:textId="77777777" w:rsidR="00506873" w:rsidRDefault="00506873">
      <w:pPr>
        <w:pStyle w:val="BodyText"/>
        <w:rPr>
          <w:sz w:val="24"/>
        </w:rPr>
      </w:pPr>
    </w:p>
    <w:p w14:paraId="41B8E3A1" w14:textId="77777777" w:rsidR="00506873" w:rsidRDefault="00066E17">
      <w:pPr>
        <w:pStyle w:val="Heading2"/>
        <w:numPr>
          <w:ilvl w:val="1"/>
          <w:numId w:val="3"/>
        </w:numPr>
        <w:tabs>
          <w:tab w:val="left" w:pos="691"/>
          <w:tab w:val="left" w:pos="692"/>
        </w:tabs>
        <w:spacing w:before="182"/>
        <w:ind w:hanging="571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6D015DB2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68745712" w14:textId="77777777" w:rsidR="00506873" w:rsidRDefault="00A534A6">
      <w:pPr>
        <w:pStyle w:val="BodyText"/>
        <w:spacing w:before="1" w:line="432" w:lineRule="auto"/>
        <w:ind w:left="119" w:right="717"/>
        <w:jc w:val="both"/>
      </w:pPr>
      <w:r>
        <w:pict w14:anchorId="455F23D4">
          <v:line id="_x0000_s1033" alt="" style="position:absolute;left:0;text-align:left;z-index:-251665920;mso-wrap-edited:f;mso-width-percent:0;mso-height-percent:0;mso-position-horizontal-relative:page;mso-width-percent:0;mso-height-percent:0" from="280.5pt,10.15pt" to="283.75pt,10.15pt" strokeweight=".14042mm">
            <w10:wrap anchorx="page"/>
          </v:line>
        </w:pict>
      </w:r>
      <w:r>
        <w:pict w14:anchorId="4F72389E">
          <v:line id="_x0000_s1032" alt="" style="position:absolute;left:0;text-align:left;z-index:-251664896;mso-wrap-edited:f;mso-width-percent:0;mso-height-percent:0;mso-position-horizontal-relative:page;mso-width-percent:0;mso-height-percent:0" from="59.6pt,58pt" to="63.05pt,58pt" strokeweight=".14042mm">
            <w10:wrap anchorx="page"/>
          </v:line>
        </w:pict>
      </w:r>
      <w:r w:rsidR="00066E17">
        <w:t>Protein</w:t>
      </w:r>
      <w:r w:rsidR="00066E17">
        <w:rPr>
          <w:spacing w:val="-7"/>
        </w:rPr>
        <w:t xml:space="preserve"> </w:t>
      </w:r>
      <w:r w:rsidR="00066E17">
        <w:t>coding</w:t>
      </w:r>
      <w:r w:rsidR="00066E17">
        <w:rPr>
          <w:spacing w:val="-5"/>
        </w:rPr>
        <w:t xml:space="preserve"> </w:t>
      </w:r>
      <w:r w:rsidR="00066E17">
        <w:t>genes</w:t>
      </w:r>
      <w:r w:rsidR="00066E17">
        <w:rPr>
          <w:spacing w:val="-6"/>
        </w:rPr>
        <w:t xml:space="preserve"> </w:t>
      </w:r>
      <w:r w:rsidR="00066E17">
        <w:t>are</w:t>
      </w:r>
      <w:r w:rsidR="00066E17">
        <w:rPr>
          <w:spacing w:val="-6"/>
        </w:rPr>
        <w:t xml:space="preserve"> </w:t>
      </w:r>
      <w:r w:rsidR="00066E17">
        <w:t>identified</w:t>
      </w:r>
      <w:r w:rsidR="00066E17">
        <w:rPr>
          <w:spacing w:val="-6"/>
        </w:rPr>
        <w:t xml:space="preserve"> </w:t>
      </w:r>
      <w:r w:rsidR="00066E17">
        <w:rPr>
          <w:spacing w:val="-3"/>
        </w:rPr>
        <w:t>by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6"/>
        </w:rPr>
        <w:t xml:space="preserve"> </w:t>
      </w:r>
      <w:r w:rsidR="00066E17">
        <w:t>“protein</w:t>
      </w:r>
      <w:r w:rsidR="00066E17">
        <w:rPr>
          <w:spacing w:val="1"/>
        </w:rPr>
        <w:t xml:space="preserve"> </w:t>
      </w:r>
      <w:r w:rsidR="00066E17">
        <w:t>coding”</w:t>
      </w:r>
      <w:r w:rsidR="00066E17">
        <w:rPr>
          <w:spacing w:val="-6"/>
        </w:rPr>
        <w:t xml:space="preserve"> </w:t>
      </w:r>
      <w:r w:rsidR="00066E17">
        <w:t>annotation</w:t>
      </w:r>
      <w:r w:rsidR="00066E17">
        <w:rPr>
          <w:spacing w:val="-5"/>
        </w:rPr>
        <w:t xml:space="preserve"> </w:t>
      </w:r>
      <w:r w:rsidR="00066E17">
        <w:t>within</w:t>
      </w:r>
      <w:r w:rsidR="00066E17">
        <w:rPr>
          <w:spacing w:val="-7"/>
        </w:rPr>
        <w:t xml:space="preserve"> </w:t>
      </w:r>
      <w:r w:rsidR="00066E17">
        <w:rPr>
          <w:rFonts w:ascii="Courier New" w:hAnsi="Courier New"/>
        </w:rPr>
        <w:t>attribute</w:t>
      </w:r>
      <w:r w:rsidR="00066E17">
        <w:rPr>
          <w:rFonts w:ascii="Courier New" w:hAnsi="Courier New"/>
          <w:spacing w:val="-76"/>
        </w:rPr>
        <w:t xml:space="preserve"> </w:t>
      </w:r>
      <w:r w:rsidR="00066E17">
        <w:t>column</w:t>
      </w:r>
      <w:r w:rsidR="00066E17">
        <w:rPr>
          <w:spacing w:val="-6"/>
        </w:rPr>
        <w:t xml:space="preserve"> </w:t>
      </w:r>
      <w:r w:rsidR="00066E17">
        <w:t>of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6"/>
        </w:rPr>
        <w:t xml:space="preserve"> </w:t>
      </w:r>
      <w:r w:rsidR="00066E17">
        <w:t>GTF</w:t>
      </w:r>
      <w:r w:rsidR="00066E17">
        <w:rPr>
          <w:spacing w:val="-5"/>
        </w:rPr>
        <w:t xml:space="preserve"> </w:t>
      </w:r>
      <w:r w:rsidR="00066E17">
        <w:t xml:space="preserve">file. Longest transcripts are determined </w:t>
      </w:r>
      <w:r w:rsidR="00066E17">
        <w:rPr>
          <w:spacing w:val="-3"/>
        </w:rPr>
        <w:t xml:space="preserve">by </w:t>
      </w:r>
      <w:r w:rsidR="00066E17">
        <w:t xml:space="preserve">calculating the exon space </w:t>
      </w:r>
      <w:r w:rsidR="00066E17">
        <w:rPr>
          <w:spacing w:val="-3"/>
        </w:rPr>
        <w:t xml:space="preserve">for </w:t>
      </w:r>
      <w:r w:rsidR="00066E17">
        <w:t xml:space="preserve">each transcript associated with a given </w:t>
      </w:r>
      <w:r w:rsidR="00066E17">
        <w:rPr>
          <w:rFonts w:ascii="Courier New" w:hAnsi="Courier New"/>
        </w:rPr>
        <w:t>gene id</w:t>
      </w:r>
      <w:r w:rsidR="00066E17">
        <w:t>. If a pre-mature stop is annotated within a transcript, that is considered the end-point of the transcript length.</w:t>
      </w:r>
    </w:p>
    <w:p w14:paraId="523D2C79" w14:textId="77777777" w:rsidR="00506873" w:rsidRDefault="00066E17">
      <w:pPr>
        <w:pStyle w:val="BodyText"/>
        <w:spacing w:before="52" w:line="453" w:lineRule="auto"/>
        <w:ind w:left="119" w:right="717"/>
        <w:jc w:val="both"/>
      </w:pPr>
      <w:r>
        <w:rPr>
          <w:spacing w:val="-3"/>
        </w:rPr>
        <w:t xml:space="preserve">Truncation </w:t>
      </w:r>
      <w:r>
        <w:t xml:space="preserve">is performed </w:t>
      </w:r>
      <w:r>
        <w:rPr>
          <w:spacing w:val="-3"/>
        </w:rPr>
        <w:t xml:space="preserve">by </w:t>
      </w:r>
      <w:r>
        <w:t xml:space="preserve">identifying the 5’ and 3’ end of each transcript and modifying the given coordinates to reflect the given truncation amounts. The amounts to be truncated can be modulated </w:t>
      </w:r>
      <w:r>
        <w:rPr>
          <w:spacing w:val="-3"/>
        </w:rPr>
        <w:t xml:space="preserve">by </w:t>
      </w:r>
      <w:r>
        <w:t xml:space="preserve">the user; </w:t>
      </w:r>
      <w:r>
        <w:rPr>
          <w:spacing w:val="-4"/>
        </w:rPr>
        <w:t>however,</w:t>
      </w:r>
      <w:r>
        <w:rPr>
          <w:spacing w:val="53"/>
        </w:rPr>
        <w:t xml:space="preserve"> </w:t>
      </w:r>
      <w:r>
        <w:t xml:space="preserve">suggested ranges are 45 nt from the 5’ end and 15 nt from the 3’ end, set as the default parameters </w:t>
      </w:r>
      <w:r>
        <w:rPr>
          <w:spacing w:val="-3"/>
        </w:rPr>
        <w:t xml:space="preserve">for </w:t>
      </w:r>
      <w:r>
        <w:t>the function (</w:t>
      </w:r>
      <w:r>
        <w:rPr>
          <w:i/>
        </w:rPr>
        <w:t>8</w:t>
      </w:r>
      <w:r>
        <w:t xml:space="preserve">). As a given exon </w:t>
      </w:r>
      <w:r>
        <w:rPr>
          <w:spacing w:val="-3"/>
        </w:rPr>
        <w:t xml:space="preserve">may </w:t>
      </w:r>
      <w:r>
        <w:t xml:space="preserve">be less than the specified amounts, the function will recursively search exon </w:t>
      </w:r>
      <w:r>
        <w:rPr>
          <w:spacing w:val="-3"/>
        </w:rPr>
        <w:t xml:space="preserve">by </w:t>
      </w:r>
      <w:r>
        <w:t>exon until the full truncated amount is trimmed.</w:t>
      </w:r>
    </w:p>
    <w:p w14:paraId="0FDFFD1F" w14:textId="77777777" w:rsidR="00506873" w:rsidRDefault="00066E17">
      <w:pPr>
        <w:pStyle w:val="Heading2"/>
        <w:numPr>
          <w:ilvl w:val="1"/>
          <w:numId w:val="3"/>
        </w:numPr>
        <w:tabs>
          <w:tab w:val="left" w:pos="692"/>
        </w:tabs>
        <w:spacing w:before="153"/>
        <w:ind w:hanging="571"/>
        <w:jc w:val="both"/>
      </w:pPr>
      <w:r>
        <w:t>Normalization</w:t>
      </w:r>
    </w:p>
    <w:p w14:paraId="1EFE359A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195B1649" w14:textId="77777777" w:rsidR="00506873" w:rsidRDefault="00066E17">
      <w:pPr>
        <w:pStyle w:val="BodyText"/>
        <w:spacing w:before="1"/>
        <w:ind w:left="119"/>
        <w:jc w:val="both"/>
      </w:pPr>
      <w:r>
        <w:t>Equations 1-4 reflect the design of the normalization functions within XPRESSplot.</w:t>
      </w:r>
    </w:p>
    <w:p w14:paraId="5672B0FB" w14:textId="77777777" w:rsidR="00506873" w:rsidRDefault="00506873">
      <w:pPr>
        <w:pStyle w:val="BodyText"/>
        <w:rPr>
          <w:sz w:val="20"/>
        </w:rPr>
      </w:pPr>
    </w:p>
    <w:p w14:paraId="08FC6B72" w14:textId="77777777" w:rsidR="00506873" w:rsidRDefault="00506873">
      <w:pPr>
        <w:pStyle w:val="BodyText"/>
        <w:spacing w:before="10"/>
      </w:pPr>
    </w:p>
    <w:p w14:paraId="56B2BB38" w14:textId="77777777" w:rsidR="00506873" w:rsidRDefault="00506873">
      <w:pPr>
        <w:sectPr w:rsidR="00506873">
          <w:pgSz w:w="12240" w:h="20160"/>
          <w:pgMar w:top="700" w:right="0" w:bottom="360" w:left="600" w:header="0" w:footer="161" w:gutter="0"/>
          <w:cols w:space="720"/>
        </w:sectPr>
      </w:pPr>
    </w:p>
    <w:p w14:paraId="21C54623" w14:textId="77777777" w:rsidR="00506873" w:rsidRDefault="00066E17">
      <w:pPr>
        <w:spacing w:before="77" w:line="177" w:lineRule="auto"/>
        <w:ind w:left="4512" w:right="16" w:hanging="1069"/>
      </w:pPr>
      <w:r>
        <w:rPr>
          <w:rFonts w:ascii="Times New Roman" w:hAnsi="Times New Roman"/>
          <w:i/>
          <w:w w:val="105"/>
          <w:position w:val="-14"/>
        </w:rPr>
        <w:t xml:space="preserve">RPM </w:t>
      </w:r>
      <w:r>
        <w:rPr>
          <w:w w:val="115"/>
          <w:position w:val="-14"/>
        </w:rPr>
        <w:t xml:space="preserve">= </w:t>
      </w:r>
      <w:r>
        <w:rPr>
          <w:w w:val="115"/>
          <w:u w:val="single"/>
        </w:rPr>
        <w:t xml:space="preserve">(# </w:t>
      </w:r>
      <w:r>
        <w:rPr>
          <w:rFonts w:ascii="Times New Roman" w:hAnsi="Times New Roman"/>
          <w:i/>
          <w:w w:val="105"/>
          <w:u w:val="single"/>
        </w:rPr>
        <w:t>number reads per gene</w:t>
      </w:r>
      <w:r>
        <w:rPr>
          <w:w w:val="105"/>
          <w:u w:val="single"/>
        </w:rPr>
        <w:t xml:space="preserve">) </w:t>
      </w:r>
      <w:r>
        <w:rPr>
          <w:i/>
          <w:w w:val="105"/>
          <w:u w:val="single"/>
        </w:rPr>
        <w:t xml:space="preserve">·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w w:val="105"/>
        </w:rPr>
        <w:t xml:space="preserve"> </w:t>
      </w:r>
      <w:r>
        <w:rPr>
          <w:w w:val="115"/>
        </w:rPr>
        <w:t xml:space="preserve">(# </w:t>
      </w:r>
      <w:r>
        <w:rPr>
          <w:rFonts w:ascii="Times New Roman" w:hAnsi="Times New Roman"/>
          <w:i/>
          <w:w w:val="105"/>
        </w:rPr>
        <w:t>mapped reads per sample</w:t>
      </w:r>
      <w:r>
        <w:rPr>
          <w:w w:val="105"/>
        </w:rPr>
        <w:t>)</w:t>
      </w:r>
    </w:p>
    <w:p w14:paraId="28206AAF" w14:textId="77777777" w:rsidR="00506873" w:rsidRDefault="00066E17">
      <w:pPr>
        <w:spacing w:before="210"/>
        <w:ind w:right="718"/>
        <w:jc w:val="right"/>
      </w:pPr>
      <w:r>
        <w:br w:type="column"/>
      </w:r>
      <w:r>
        <w:rPr>
          <w:w w:val="95"/>
        </w:rPr>
        <w:t>(1)</w:t>
      </w:r>
    </w:p>
    <w:p w14:paraId="7EA9775D" w14:textId="77777777" w:rsidR="00506873" w:rsidRDefault="00506873">
      <w:pPr>
        <w:jc w:val="right"/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7572" w:space="40"/>
            <w:col w:w="4028"/>
          </w:cols>
        </w:sectPr>
      </w:pPr>
    </w:p>
    <w:p w14:paraId="4655290A" w14:textId="77777777" w:rsidR="00506873" w:rsidRDefault="00066E17">
      <w:pPr>
        <w:tabs>
          <w:tab w:val="left" w:pos="4133"/>
          <w:tab w:val="left" w:pos="8537"/>
        </w:tabs>
        <w:spacing w:before="51" w:line="177" w:lineRule="auto"/>
        <w:ind w:left="3567" w:right="262" w:hanging="1089"/>
      </w:pPr>
      <w:r>
        <w:rPr>
          <w:rFonts w:ascii="Times New Roman" w:hAnsi="Times New Roman"/>
          <w:i/>
          <w:spacing w:val="11"/>
          <w:w w:val="105"/>
          <w:position w:val="-14"/>
        </w:rPr>
        <w:lastRenderedPageBreak/>
        <w:t>RPKM</w:t>
      </w:r>
      <w:r>
        <w:rPr>
          <w:rFonts w:ascii="Times New Roman" w:hAnsi="Times New Roman"/>
          <w:i/>
          <w:spacing w:val="56"/>
          <w:w w:val="105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05"/>
          <w:u w:val="single"/>
        </w:rPr>
        <w:t>number reads per gene</w:t>
      </w:r>
      <w:r>
        <w:rPr>
          <w:w w:val="105"/>
          <w:u w:val="single"/>
        </w:rPr>
        <w:t xml:space="preserve">)  </w:t>
      </w:r>
      <w:r>
        <w:rPr>
          <w:i/>
          <w:w w:val="105"/>
          <w:u w:val="single"/>
        </w:rPr>
        <w:t xml:space="preserve">·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spacing w:val="29"/>
          <w:w w:val="105"/>
          <w:u w:val="single"/>
        </w:rPr>
        <w:t xml:space="preserve"> </w:t>
      </w:r>
      <w:r>
        <w:rPr>
          <w:i/>
          <w:w w:val="105"/>
          <w:u w:val="single"/>
        </w:rPr>
        <w:t>·</w:t>
      </w:r>
      <w:r>
        <w:rPr>
          <w:i/>
          <w:spacing w:val="48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3</w:t>
      </w:r>
      <w:r>
        <w:rPr>
          <w:u w:val="single"/>
        </w:rPr>
        <w:tab/>
      </w:r>
      <w:r>
        <w:t xml:space="preserve">       </w:t>
      </w:r>
      <w:r>
        <w:rPr>
          <w:w w:val="110"/>
        </w:rPr>
        <w:t xml:space="preserve">((# </w:t>
      </w:r>
      <w:r>
        <w:rPr>
          <w:rFonts w:ascii="Times New Roman" w:hAnsi="Times New Roman"/>
          <w:i/>
          <w:w w:val="105"/>
        </w:rPr>
        <w:t>mapped reads per sample</w:t>
      </w:r>
      <w:r>
        <w:rPr>
          <w:w w:val="105"/>
        </w:rPr>
        <w:t xml:space="preserve">) </w:t>
      </w:r>
      <w:r>
        <w:rPr>
          <w:i/>
          <w:w w:val="105"/>
        </w:rPr>
        <w:t xml:space="preserve">·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gene length</w:t>
      </w:r>
      <w:r>
        <w:rPr>
          <w:rFonts w:ascii="Times New Roman" w:hAnsi="Times New Roman"/>
          <w:i/>
          <w:spacing w:val="24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bp</w:t>
      </w:r>
      <w:r>
        <w:rPr>
          <w:w w:val="105"/>
        </w:rPr>
        <w:t>))</w:t>
      </w:r>
    </w:p>
    <w:p w14:paraId="4C144105" w14:textId="77777777" w:rsidR="00506873" w:rsidRDefault="00066E17">
      <w:pPr>
        <w:tabs>
          <w:tab w:val="left" w:pos="3870"/>
          <w:tab w:val="left" w:pos="8762"/>
        </w:tabs>
        <w:spacing w:before="81" w:line="177" w:lineRule="auto"/>
        <w:ind w:left="3346" w:right="38" w:hanging="1093"/>
      </w:pPr>
      <w:r>
        <w:rPr>
          <w:rFonts w:ascii="Times New Roman" w:hAnsi="Times New Roman"/>
          <w:i/>
          <w:spacing w:val="18"/>
          <w:w w:val="110"/>
          <w:position w:val="-14"/>
        </w:rPr>
        <w:t>FPKM</w:t>
      </w:r>
      <w:r>
        <w:rPr>
          <w:rFonts w:ascii="Times New Roman" w:hAnsi="Times New Roman"/>
          <w:i/>
          <w:spacing w:val="38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 xml:space="preserve">number </w:t>
      </w:r>
      <w:r>
        <w:rPr>
          <w:rFonts w:ascii="Times New Roman" w:hAnsi="Times New Roman"/>
          <w:i/>
          <w:spacing w:val="4"/>
          <w:w w:val="110"/>
          <w:u w:val="single"/>
        </w:rPr>
        <w:t xml:space="preserve">fragments </w:t>
      </w:r>
      <w:r>
        <w:rPr>
          <w:rFonts w:ascii="Times New Roman" w:hAnsi="Times New Roman"/>
          <w:i/>
          <w:w w:val="110"/>
          <w:u w:val="single"/>
        </w:rPr>
        <w:t>per gene</w:t>
      </w:r>
      <w:r>
        <w:rPr>
          <w:w w:val="110"/>
          <w:u w:val="single"/>
        </w:rPr>
        <w:t xml:space="preserve">)  </w:t>
      </w:r>
      <w:r>
        <w:rPr>
          <w:i/>
          <w:w w:val="105"/>
          <w:u w:val="single"/>
        </w:rPr>
        <w:t xml:space="preserve">·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spacing w:val="-18"/>
          <w:w w:val="105"/>
          <w:u w:val="single"/>
        </w:rPr>
        <w:t xml:space="preserve"> </w:t>
      </w:r>
      <w:r>
        <w:rPr>
          <w:i/>
          <w:w w:val="105"/>
          <w:u w:val="single"/>
        </w:rPr>
        <w:t>·</w:t>
      </w:r>
      <w:r>
        <w:rPr>
          <w:i/>
          <w:spacing w:val="42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3</w:t>
      </w:r>
      <w:r>
        <w:rPr>
          <w:u w:val="single"/>
        </w:rPr>
        <w:tab/>
      </w:r>
      <w:r>
        <w:t xml:space="preserve">       </w:t>
      </w:r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 xml:space="preserve">mapped </w:t>
      </w:r>
      <w:r>
        <w:rPr>
          <w:rFonts w:ascii="Times New Roman" w:hAnsi="Times New Roman"/>
          <w:i/>
          <w:spacing w:val="3"/>
          <w:w w:val="110"/>
        </w:rPr>
        <w:t xml:space="preserve">fragments </w:t>
      </w:r>
      <w:r>
        <w:rPr>
          <w:rFonts w:ascii="Times New Roman" w:hAnsi="Times New Roman"/>
          <w:i/>
          <w:w w:val="110"/>
        </w:rPr>
        <w:t>per sample</w:t>
      </w:r>
      <w:r>
        <w:rPr>
          <w:w w:val="110"/>
        </w:rPr>
        <w:t xml:space="preserve">) </w:t>
      </w:r>
      <w:r>
        <w:rPr>
          <w:i/>
          <w:w w:val="105"/>
        </w:rPr>
        <w:t xml:space="preserve">·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 xml:space="preserve">gene length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bp</w:t>
      </w:r>
      <w:r>
        <w:rPr>
          <w:w w:val="110"/>
        </w:rPr>
        <w:t>))</w:t>
      </w:r>
    </w:p>
    <w:p w14:paraId="400F353B" w14:textId="77777777" w:rsidR="00506873" w:rsidRDefault="00066E17">
      <w:pPr>
        <w:tabs>
          <w:tab w:val="left" w:pos="3763"/>
          <w:tab w:val="left" w:pos="8655"/>
        </w:tabs>
        <w:spacing w:before="81" w:line="177" w:lineRule="auto"/>
        <w:ind w:left="3239" w:right="144" w:hanging="879"/>
      </w:pPr>
      <w:r>
        <w:rPr>
          <w:rFonts w:ascii="Times New Roman" w:hAnsi="Times New Roman"/>
          <w:i/>
          <w:spacing w:val="20"/>
          <w:w w:val="110"/>
          <w:position w:val="-14"/>
        </w:rPr>
        <w:t>TPM</w:t>
      </w:r>
      <w:r>
        <w:rPr>
          <w:rFonts w:ascii="Times New Roman" w:hAnsi="Times New Roman"/>
          <w:i/>
          <w:spacing w:val="30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 xml:space="preserve">number </w:t>
      </w:r>
      <w:r>
        <w:rPr>
          <w:rFonts w:ascii="Times New Roman" w:hAnsi="Times New Roman"/>
          <w:i/>
          <w:spacing w:val="4"/>
          <w:w w:val="110"/>
          <w:u w:val="single"/>
        </w:rPr>
        <w:t xml:space="preserve">fragments </w:t>
      </w:r>
      <w:r>
        <w:rPr>
          <w:rFonts w:ascii="Times New Roman" w:hAnsi="Times New Roman"/>
          <w:i/>
          <w:w w:val="110"/>
          <w:u w:val="single"/>
        </w:rPr>
        <w:t>per gene</w:t>
      </w:r>
      <w:r>
        <w:rPr>
          <w:w w:val="110"/>
          <w:u w:val="single"/>
        </w:rPr>
        <w:t xml:space="preserve">)  </w:t>
      </w:r>
      <w:r>
        <w:rPr>
          <w:i/>
          <w:w w:val="105"/>
          <w:u w:val="single"/>
        </w:rPr>
        <w:t xml:space="preserve">·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3</w:t>
      </w:r>
      <w:r>
        <w:rPr>
          <w:spacing w:val="-18"/>
          <w:w w:val="105"/>
          <w:u w:val="single"/>
        </w:rPr>
        <w:t xml:space="preserve"> </w:t>
      </w:r>
      <w:r>
        <w:rPr>
          <w:i/>
          <w:w w:val="105"/>
          <w:u w:val="single"/>
        </w:rPr>
        <w:t>·</w:t>
      </w:r>
      <w:r>
        <w:rPr>
          <w:i/>
          <w:spacing w:val="42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u w:val="single"/>
        </w:rPr>
        <w:tab/>
      </w:r>
      <w:r>
        <w:t xml:space="preserve">  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 xml:space="preserve">gene  </w:t>
      </w:r>
      <w:r>
        <w:rPr>
          <w:rFonts w:ascii="Times New Roman" w:hAnsi="Times New Roman"/>
          <w:i/>
          <w:w w:val="110"/>
        </w:rPr>
        <w:t xml:space="preserve">length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bp</w:t>
      </w:r>
      <w:r>
        <w:rPr>
          <w:w w:val="110"/>
        </w:rPr>
        <w:t xml:space="preserve">)) </w:t>
      </w:r>
      <w:r>
        <w:rPr>
          <w:i/>
          <w:w w:val="105"/>
        </w:rPr>
        <w:t xml:space="preserve">· </w:t>
      </w:r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 xml:space="preserve">mapped </w:t>
      </w:r>
      <w:r>
        <w:rPr>
          <w:rFonts w:ascii="Times New Roman" w:hAnsi="Times New Roman"/>
          <w:i/>
          <w:spacing w:val="3"/>
          <w:w w:val="110"/>
        </w:rPr>
        <w:t xml:space="preserve">fragments </w:t>
      </w:r>
      <w:r>
        <w:rPr>
          <w:rFonts w:ascii="Times New Roman" w:hAnsi="Times New Roman"/>
          <w:i/>
          <w:w w:val="110"/>
        </w:rPr>
        <w:t>per</w:t>
      </w:r>
      <w:r>
        <w:rPr>
          <w:rFonts w:ascii="Times New Roman" w:hAnsi="Times New Roman"/>
          <w:i/>
          <w:spacing w:val="-32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sample</w:t>
      </w:r>
      <w:r>
        <w:rPr>
          <w:w w:val="110"/>
        </w:rPr>
        <w:t>)</w:t>
      </w:r>
    </w:p>
    <w:p w14:paraId="2279FF2A" w14:textId="77777777" w:rsidR="00506873" w:rsidRDefault="00066E17">
      <w:pPr>
        <w:pStyle w:val="Heading2"/>
        <w:numPr>
          <w:ilvl w:val="1"/>
          <w:numId w:val="3"/>
        </w:numPr>
        <w:tabs>
          <w:tab w:val="left" w:pos="691"/>
          <w:tab w:val="left" w:pos="692"/>
        </w:tabs>
        <w:spacing w:before="338"/>
        <w:ind w:hanging="571"/>
      </w:pPr>
      <w:r>
        <w:t>Quality Control Summary</w:t>
      </w:r>
      <w:r>
        <w:rPr>
          <w:spacing w:val="-4"/>
        </w:rPr>
        <w:t xml:space="preserve"> </w:t>
      </w:r>
      <w:r>
        <w:t>Plotting</w:t>
      </w:r>
    </w:p>
    <w:p w14:paraId="3D3EA2DC" w14:textId="77777777" w:rsidR="00506873" w:rsidRDefault="00066E17">
      <w:pPr>
        <w:spacing w:before="185"/>
        <w:ind w:left="120"/>
      </w:pPr>
      <w:r>
        <w:br w:type="column"/>
      </w:r>
      <w:r>
        <w:t>(2)</w:t>
      </w:r>
    </w:p>
    <w:p w14:paraId="26FA9908" w14:textId="77777777" w:rsidR="00506873" w:rsidRDefault="00506873">
      <w:pPr>
        <w:pStyle w:val="BodyText"/>
        <w:spacing w:before="9"/>
        <w:rPr>
          <w:sz w:val="30"/>
        </w:rPr>
      </w:pPr>
    </w:p>
    <w:p w14:paraId="76CD89D7" w14:textId="77777777" w:rsidR="00506873" w:rsidRDefault="00066E17">
      <w:pPr>
        <w:pStyle w:val="BodyText"/>
        <w:ind w:left="120"/>
      </w:pPr>
      <w:r>
        <w:t>(3)</w:t>
      </w:r>
    </w:p>
    <w:p w14:paraId="462DF750" w14:textId="77777777" w:rsidR="00506873" w:rsidRDefault="00506873">
      <w:pPr>
        <w:pStyle w:val="BodyText"/>
        <w:spacing w:before="9"/>
        <w:rPr>
          <w:sz w:val="30"/>
        </w:rPr>
      </w:pPr>
    </w:p>
    <w:p w14:paraId="6C759BCA" w14:textId="77777777" w:rsidR="00506873" w:rsidRDefault="00066E17">
      <w:pPr>
        <w:pStyle w:val="BodyText"/>
        <w:ind w:left="120"/>
      </w:pPr>
      <w:r>
        <w:t>(4)</w:t>
      </w:r>
    </w:p>
    <w:p w14:paraId="76E68B84" w14:textId="77777777" w:rsidR="00506873" w:rsidRDefault="00506873">
      <w:pPr>
        <w:sectPr w:rsidR="00506873">
          <w:pgSz w:w="12240" w:h="20160"/>
          <w:pgMar w:top="640" w:right="0" w:bottom="360" w:left="600" w:header="0" w:footer="161" w:gutter="0"/>
          <w:cols w:num="2" w:space="720" w:equalWidth="0">
            <w:col w:w="8803" w:space="1731"/>
            <w:col w:w="1106"/>
          </w:cols>
        </w:sectPr>
      </w:pPr>
    </w:p>
    <w:p w14:paraId="05833FF7" w14:textId="77777777" w:rsidR="00506873" w:rsidRDefault="00506873">
      <w:pPr>
        <w:pStyle w:val="BodyText"/>
        <w:spacing w:before="3"/>
        <w:rPr>
          <w:sz w:val="25"/>
        </w:rPr>
      </w:pPr>
    </w:p>
    <w:p w14:paraId="1739A7B2" w14:textId="77777777" w:rsidR="00506873" w:rsidRDefault="00A534A6">
      <w:pPr>
        <w:pStyle w:val="BodyText"/>
        <w:spacing w:before="102" w:line="453" w:lineRule="auto"/>
        <w:ind w:left="120" w:right="717"/>
        <w:jc w:val="both"/>
      </w:pPr>
      <w:r>
        <w:pict w14:anchorId="297AAA82">
          <v:line id="_x0000_s1031" alt="" style="position:absolute;left:0;text-align:left;z-index:-251663872;mso-wrap-edited:f;mso-width-percent:0;mso-height-percent:0;mso-position-horizontal-relative:page;mso-width-percent:0;mso-height-percent:0" from="346.35pt,39.15pt" to="349.8pt,39.15pt" strokeweight=".14042mm">
            <w10:wrap anchorx="page"/>
          </v:line>
        </w:pict>
      </w:r>
      <w:r w:rsidR="00066E17">
        <w:t>Summary plots are created using pandas (</w:t>
      </w:r>
      <w:r w:rsidR="00066E17">
        <w:rPr>
          <w:i/>
        </w:rPr>
        <w:t>44</w:t>
      </w:r>
      <w:r w:rsidR="00066E17">
        <w:t>) and matplotlib (</w:t>
      </w:r>
      <w:r w:rsidR="00066E17">
        <w:rPr>
          <w:i/>
        </w:rPr>
        <w:t>26</w:t>
      </w:r>
      <w:r w:rsidR="00066E17">
        <w:t xml:space="preserve">). Kernel density plots </w:t>
      </w:r>
      <w:r w:rsidR="00066E17">
        <w:rPr>
          <w:spacing w:val="-3"/>
        </w:rPr>
        <w:t xml:space="preserve">for </w:t>
      </w:r>
      <w:r w:rsidR="00066E17">
        <w:t>library complexity analyses are created using numpy (</w:t>
      </w:r>
      <w:r w:rsidR="00066E17">
        <w:rPr>
          <w:i/>
        </w:rPr>
        <w:t>29, 30</w:t>
      </w:r>
      <w:r w:rsidR="00066E17">
        <w:t xml:space="preserve">) and </w:t>
      </w:r>
      <w:r w:rsidR="00066E17">
        <w:rPr>
          <w:spacing w:val="-3"/>
        </w:rPr>
        <w:t xml:space="preserve">scipy’s </w:t>
      </w:r>
      <w:r w:rsidR="00066E17">
        <w:rPr>
          <w:rFonts w:ascii="Courier New" w:hAnsi="Courier New"/>
        </w:rPr>
        <w:t>gaussian</w:t>
      </w:r>
      <w:r w:rsidR="00066E17">
        <w:rPr>
          <w:rFonts w:ascii="Courier New" w:hAnsi="Courier New"/>
          <w:spacing w:val="-56"/>
        </w:rPr>
        <w:t xml:space="preserve"> </w:t>
      </w:r>
      <w:r w:rsidR="00066E17">
        <w:rPr>
          <w:rFonts w:ascii="Courier New" w:hAnsi="Courier New"/>
        </w:rPr>
        <w:t>kde</w:t>
      </w:r>
      <w:r w:rsidR="00066E17">
        <w:rPr>
          <w:rFonts w:ascii="Courier New" w:hAnsi="Courier New"/>
          <w:spacing w:val="-77"/>
        </w:rPr>
        <w:t xml:space="preserve"> </w:t>
      </w:r>
      <w:r w:rsidR="00066E17">
        <w:t>function (</w:t>
      </w:r>
      <w:r w:rsidR="00066E17">
        <w:rPr>
          <w:i/>
        </w:rPr>
        <w:t>31</w:t>
      </w:r>
      <w:r w:rsidR="00066E17">
        <w:t>).</w:t>
      </w:r>
    </w:p>
    <w:p w14:paraId="19E31DA6" w14:textId="77777777" w:rsidR="00506873" w:rsidRDefault="00066E17">
      <w:pPr>
        <w:pStyle w:val="Heading2"/>
        <w:tabs>
          <w:tab w:val="left" w:pos="691"/>
        </w:tabs>
        <w:spacing w:before="111"/>
        <w:ind w:left="120" w:firstLine="0"/>
      </w:pPr>
      <w:r>
        <w:t>5.5</w:t>
      </w:r>
      <w:r>
        <w:tab/>
        <w:t>Metagene</w:t>
      </w:r>
      <w:r>
        <w:rPr>
          <w:spacing w:val="-2"/>
        </w:rPr>
        <w:t xml:space="preserve"> </w:t>
      </w:r>
      <w:r>
        <w:t>Estimation</w:t>
      </w:r>
    </w:p>
    <w:p w14:paraId="38F535CF" w14:textId="77777777" w:rsidR="00506873" w:rsidRDefault="00066E17">
      <w:pPr>
        <w:pStyle w:val="BodyText"/>
        <w:spacing w:before="166" w:line="480" w:lineRule="atLeast"/>
        <w:ind w:left="120" w:right="717"/>
        <w:jc w:val="both"/>
      </w:pPr>
      <w:r>
        <w:t xml:space="preserve">Metagene calculations are performed </w:t>
      </w:r>
      <w:r>
        <w:rPr>
          <w:spacing w:val="-3"/>
        </w:rPr>
        <w:t xml:space="preserve">by </w:t>
      </w:r>
      <w:r>
        <w:t xml:space="preserve">determining the meta-genomic coordinate </w:t>
      </w:r>
      <w:r>
        <w:rPr>
          <w:i/>
        </w:rPr>
        <w:t xml:space="preserve">M </w:t>
      </w:r>
      <w:r>
        <w:rPr>
          <w:spacing w:val="-3"/>
        </w:rPr>
        <w:t xml:space="preserve">for </w:t>
      </w:r>
      <w:r>
        <w:t xml:space="preserve">each aligned </w:t>
      </w:r>
      <w:r>
        <w:rPr>
          <w:spacing w:val="-3"/>
        </w:rPr>
        <w:t xml:space="preserve">read, </w:t>
      </w:r>
      <w:r>
        <w:t>where</w:t>
      </w:r>
      <w:r>
        <w:rPr>
          <w:spacing w:val="-18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leftmost</w:t>
      </w:r>
      <w:r>
        <w:rPr>
          <w:spacing w:val="-18"/>
        </w:rPr>
        <w:t xml:space="preserve"> </w:t>
      </w:r>
      <w:r>
        <w:t>coordinate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mapped</w:t>
      </w:r>
      <w:r>
        <w:rPr>
          <w:spacing w:val="-17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i/>
        </w:rPr>
        <w:t>r</w:t>
      </w:r>
      <w:r>
        <w:rPr>
          <w:i/>
          <w:spacing w:val="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length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mapped</w:t>
      </w:r>
      <w:r>
        <w:rPr>
          <w:spacing w:val="-18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i/>
        </w:rPr>
        <w:t>S</w:t>
      </w:r>
      <w:r>
        <w:rPr>
          <w:i/>
          <w:spacing w:val="-8"/>
        </w:rPr>
        <w:t xml:space="preserve"> </w:t>
      </w:r>
      <w:r>
        <w:t>denotes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 xml:space="preserve">start coordinate </w:t>
      </w:r>
      <w:r>
        <w:rPr>
          <w:spacing w:val="-3"/>
        </w:rPr>
        <w:t xml:space="preserve">for </w:t>
      </w:r>
      <w:r>
        <w:t xml:space="preserve">the transcript and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cumulative length of all exons </w:t>
      </w:r>
      <w:r>
        <w:rPr>
          <w:spacing w:val="-3"/>
        </w:rPr>
        <w:t xml:space="preserve">for </w:t>
      </w:r>
      <w:r>
        <w:t xml:space="preserve">the given transcript. The subscripted </w:t>
      </w:r>
      <w:r>
        <w:rPr>
          <w:i/>
        </w:rPr>
        <w:t xml:space="preserve">e </w:t>
      </w:r>
      <w:r>
        <w:t>indicates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exon</w:t>
      </w:r>
      <w:r>
        <w:rPr>
          <w:spacing w:val="-4"/>
        </w:rPr>
        <w:t xml:space="preserve"> </w:t>
      </w:r>
      <w:r>
        <w:t>space,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intron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counting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relative to the start of the transcript. Required inputs are an indexed BAM file and an unmodified GTF reference file.</w:t>
      </w:r>
      <w:r>
        <w:rPr>
          <w:spacing w:val="-38"/>
        </w:rPr>
        <w:t xml:space="preserve"> </w:t>
      </w:r>
      <w:r>
        <w:rPr>
          <w:spacing w:val="-3"/>
        </w:rPr>
        <w:t xml:space="preserve">For </w:t>
      </w:r>
      <w:r>
        <w:t>each mapped coordinate, the metagene position is calculated</w:t>
      </w:r>
      <w:r>
        <w:rPr>
          <w:spacing w:val="-14"/>
        </w:rPr>
        <w:t xml:space="preserve"> </w:t>
      </w:r>
      <w:r>
        <w:t>as:</w:t>
      </w:r>
    </w:p>
    <w:p w14:paraId="321E0B22" w14:textId="77777777" w:rsidR="00506873" w:rsidRDefault="00066E17">
      <w:pPr>
        <w:spacing w:before="132" w:line="67" w:lineRule="exact"/>
        <w:ind w:right="735"/>
        <w:jc w:val="center"/>
        <w:rPr>
          <w:sz w:val="16"/>
        </w:rPr>
      </w:pPr>
      <w:r>
        <w:rPr>
          <w:w w:val="95"/>
          <w:sz w:val="16"/>
          <w:u w:val="single"/>
        </w:rPr>
        <w:t>1</w:t>
      </w:r>
    </w:p>
    <w:p w14:paraId="459DF563" w14:textId="77777777" w:rsidR="00506873" w:rsidRDefault="00506873">
      <w:pPr>
        <w:spacing w:line="67" w:lineRule="exact"/>
        <w:jc w:val="center"/>
        <w:rPr>
          <w:sz w:val="16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57DBAF3B" w14:textId="77777777" w:rsidR="00506873" w:rsidRDefault="00A534A6">
      <w:pPr>
        <w:spacing w:line="196" w:lineRule="auto"/>
        <w:jc w:val="right"/>
      </w:pPr>
      <w:r>
        <w:pict w14:anchorId="411BE030">
          <v:line id="_x0000_s1030" alt="" style="position:absolute;left:0;text-align:left;z-index:-251662848;mso-wrap-edited:f;mso-width-percent:0;mso-height-percent:0;mso-position-horizontal-relative:page;mso-width-percent:0;mso-height-percent:0" from="260.25pt,15.05pt" to="375.4pt,15.05pt" strokeweight=".14042mm">
            <w10:wrap anchorx="page"/>
          </v:line>
        </w:pict>
      </w:r>
      <w:r w:rsidR="00066E17">
        <w:rPr>
          <w:i/>
          <w:w w:val="115"/>
          <w:position w:val="-15"/>
        </w:rPr>
        <w:t xml:space="preserve">M </w:t>
      </w:r>
      <w:r w:rsidR="00066E17">
        <w:rPr>
          <w:w w:val="115"/>
          <w:position w:val="-15"/>
        </w:rPr>
        <w:t xml:space="preserve">= </w:t>
      </w:r>
      <w:r w:rsidR="00066E17">
        <w:rPr>
          <w:i/>
          <w:w w:val="115"/>
        </w:rPr>
        <w:t>|</w:t>
      </w:r>
      <w:r w:rsidR="00066E17">
        <w:rPr>
          <w:w w:val="115"/>
        </w:rPr>
        <w:t>(</w:t>
      </w:r>
      <w:r w:rsidR="00066E17">
        <w:rPr>
          <w:rFonts w:ascii="Times New Roman"/>
          <w:i/>
          <w:w w:val="115"/>
        </w:rPr>
        <w:t>L</w:t>
      </w:r>
      <w:r w:rsidR="00066E17">
        <w:rPr>
          <w:w w:val="115"/>
          <w:vertAlign w:val="subscript"/>
        </w:rPr>
        <w:t>e</w:t>
      </w:r>
      <w:r w:rsidR="00066E17">
        <w:rPr>
          <w:w w:val="115"/>
        </w:rPr>
        <w:t xml:space="preserve"> +</w:t>
      </w:r>
    </w:p>
    <w:p w14:paraId="21DE433A" w14:textId="77777777" w:rsidR="00506873" w:rsidRDefault="00066E17">
      <w:pPr>
        <w:spacing w:line="196" w:lineRule="auto"/>
        <w:ind w:left="93"/>
      </w:pPr>
      <w:r>
        <w:br w:type="column"/>
      </w:r>
      <w:r>
        <w:rPr>
          <w:position w:val="-7"/>
          <w:sz w:val="16"/>
        </w:rPr>
        <w:t xml:space="preserve">2 </w:t>
      </w:r>
      <w:r>
        <w:rPr>
          <w:rFonts w:ascii="Times New Roman" w:hAnsi="Times New Roman"/>
          <w:i/>
        </w:rPr>
        <w:t>r</w:t>
      </w:r>
      <w:r>
        <w:t xml:space="preserve">) </w:t>
      </w:r>
      <w:r>
        <w:rPr>
          <w:i/>
          <w:w w:val="110"/>
        </w:rPr>
        <w:t xml:space="preserve">− </w:t>
      </w:r>
      <w:r>
        <w:rPr>
          <w:rFonts w:ascii="Times New Roman" w:hAnsi="Times New Roman"/>
          <w:i/>
        </w:rPr>
        <w:t>S</w:t>
      </w:r>
      <w:r>
        <w:rPr>
          <w:i/>
        </w:rPr>
        <w:t xml:space="preserve">| · </w:t>
      </w:r>
      <w:r>
        <w:t>100</w:t>
      </w:r>
    </w:p>
    <w:p w14:paraId="66C5C4E9" w14:textId="77777777" w:rsidR="00506873" w:rsidRDefault="00066E17">
      <w:pPr>
        <w:ind w:left="367"/>
        <w:rPr>
          <w:i/>
        </w:rPr>
      </w:pPr>
      <w:r>
        <w:rPr>
          <w:i/>
        </w:rPr>
        <w:t>l</w:t>
      </w:r>
      <w:r>
        <w:rPr>
          <w:i/>
          <w:vertAlign w:val="subscript"/>
        </w:rPr>
        <w:t>e</w:t>
      </w:r>
    </w:p>
    <w:p w14:paraId="4C200B5D" w14:textId="77777777" w:rsidR="00506873" w:rsidRDefault="00066E17">
      <w:pPr>
        <w:spacing w:before="121"/>
        <w:ind w:right="718"/>
        <w:jc w:val="right"/>
      </w:pPr>
      <w:r>
        <w:br w:type="column"/>
      </w:r>
      <w:r>
        <w:rPr>
          <w:w w:val="95"/>
        </w:rPr>
        <w:t>(5)</w:t>
      </w:r>
    </w:p>
    <w:p w14:paraId="0460DE22" w14:textId="77777777" w:rsidR="00506873" w:rsidRDefault="00506873">
      <w:pPr>
        <w:jc w:val="right"/>
        <w:sectPr w:rsidR="00506873">
          <w:type w:val="continuous"/>
          <w:pgSz w:w="12240" w:h="20160"/>
          <w:pgMar w:top="1400" w:right="0" w:bottom="360" w:left="600" w:header="720" w:footer="720" w:gutter="0"/>
          <w:cols w:num="3" w:space="720" w:equalWidth="0">
            <w:col w:w="5276" w:space="40"/>
            <w:col w:w="1593" w:space="39"/>
            <w:col w:w="4692"/>
          </w:cols>
        </w:sectPr>
      </w:pPr>
    </w:p>
    <w:p w14:paraId="13366EAF" w14:textId="77777777" w:rsidR="00506873" w:rsidRDefault="00066E17">
      <w:pPr>
        <w:pStyle w:val="BodyText"/>
        <w:spacing w:before="175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mapped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genes,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penalty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as:</w:t>
      </w:r>
    </w:p>
    <w:p w14:paraId="2A40E91F" w14:textId="77777777" w:rsidR="00506873" w:rsidRDefault="00A534A6">
      <w:pPr>
        <w:spacing w:before="179" w:line="351" w:lineRule="exact"/>
        <w:ind w:left="5214" w:right="3229"/>
        <w:jc w:val="center"/>
      </w:pPr>
      <w:r>
        <w:pict w14:anchorId="0AF07A11">
          <v:line id="_x0000_s1029" alt="" style="position:absolute;left:0;text-align:left;z-index:-251661824;mso-wrap-edited:f;mso-width-percent:0;mso-height-percent:0;mso-position-horizontal-relative:page;mso-width-percent:0;mso-height-percent:0" from="312.95pt,24.05pt" to="319.05pt,24.05pt" strokeweight=".14042mm">
            <w10:wrap anchorx="page"/>
          </v:line>
        </w:pict>
      </w:r>
      <w:r w:rsidR="00066E17">
        <w:rPr>
          <w:i/>
          <w:w w:val="110"/>
        </w:rPr>
        <w:t xml:space="preserve">c </w:t>
      </w:r>
      <w:r w:rsidR="00066E17">
        <w:rPr>
          <w:w w:val="115"/>
        </w:rPr>
        <w:t xml:space="preserve">= </w:t>
      </w:r>
      <w:r w:rsidR="00066E17">
        <w:rPr>
          <w:w w:val="110"/>
          <w:position w:val="15"/>
        </w:rPr>
        <w:t>1</w:t>
      </w:r>
    </w:p>
    <w:p w14:paraId="173C10EC" w14:textId="77777777" w:rsidR="00506873" w:rsidRDefault="00066E17">
      <w:pPr>
        <w:spacing w:line="201" w:lineRule="exact"/>
        <w:ind w:left="2415"/>
        <w:jc w:val="center"/>
        <w:rPr>
          <w:i/>
        </w:rPr>
      </w:pPr>
      <w:r>
        <w:rPr>
          <w:i/>
          <w:w w:val="99"/>
        </w:rPr>
        <w:t>n</w:t>
      </w:r>
    </w:p>
    <w:p w14:paraId="7661EC39" w14:textId="77777777" w:rsidR="00506873" w:rsidRDefault="00066E17">
      <w:pPr>
        <w:pStyle w:val="BodyText"/>
        <w:rPr>
          <w:i/>
          <w:sz w:val="26"/>
        </w:rPr>
      </w:pPr>
      <w:r>
        <w:br w:type="column"/>
      </w:r>
    </w:p>
    <w:p w14:paraId="25B03348" w14:textId="77777777" w:rsidR="00506873" w:rsidRDefault="00506873">
      <w:pPr>
        <w:pStyle w:val="BodyText"/>
        <w:rPr>
          <w:i/>
          <w:sz w:val="26"/>
        </w:rPr>
      </w:pPr>
    </w:p>
    <w:p w14:paraId="73AC0C46" w14:textId="77777777" w:rsidR="00506873" w:rsidRDefault="00066E17">
      <w:pPr>
        <w:pStyle w:val="BodyText"/>
        <w:spacing w:before="159"/>
        <w:ind w:left="120"/>
      </w:pPr>
      <w:r>
        <w:t>(6)</w:t>
      </w:r>
    </w:p>
    <w:p w14:paraId="2A5FBF55" w14:textId="77777777" w:rsidR="00506873" w:rsidRDefault="00506873">
      <w:pPr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9025" w:space="1508"/>
            <w:col w:w="1107"/>
          </w:cols>
        </w:sectPr>
      </w:pPr>
    </w:p>
    <w:p w14:paraId="363BFAEB" w14:textId="77777777" w:rsidR="00506873" w:rsidRDefault="00066E17">
      <w:pPr>
        <w:pStyle w:val="BodyText"/>
        <w:spacing w:before="179" w:line="453" w:lineRule="auto"/>
        <w:ind w:left="119" w:right="718"/>
        <w:jc w:val="both"/>
      </w:pPr>
      <w:r>
        <w:t>Where</w:t>
      </w:r>
      <w:r>
        <w:rPr>
          <w:spacing w:val="-17"/>
        </w:rPr>
        <w:t xml:space="preserve"> </w:t>
      </w:r>
      <w:r>
        <w:rPr>
          <w:i/>
        </w:rPr>
        <w:t>c</w:t>
      </w:r>
      <w:r>
        <w:rPr>
          <w:i/>
          <w:spacing w:val="-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count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meta-position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i/>
        </w:rPr>
        <w:t>n</w:t>
      </w:r>
      <w:r>
        <w:rPr>
          <w:i/>
          <w:spacing w:val="-13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8"/>
        </w:rPr>
        <w:t xml:space="preserve"> </w:t>
      </w:r>
      <w:r>
        <w:t>transcripts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coordinate mapped.</w:t>
      </w:r>
      <w:r>
        <w:rPr>
          <w:spacing w:val="6"/>
        </w:rPr>
        <w:t xml:space="preserve"> </w:t>
      </w:r>
      <w:r>
        <w:rPr>
          <w:spacing w:val="-14"/>
        </w:rP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counted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factored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penalty,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meta-position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space.</w:t>
      </w:r>
    </w:p>
    <w:p w14:paraId="3615D773" w14:textId="77777777" w:rsidR="00506873" w:rsidRDefault="00066E17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31"/>
        <w:ind w:hanging="571"/>
      </w:pPr>
      <w:r>
        <w:t>Periodicity</w:t>
      </w:r>
    </w:p>
    <w:p w14:paraId="7EF71497" w14:textId="77777777" w:rsidR="00506873" w:rsidRDefault="00066E17">
      <w:pPr>
        <w:pStyle w:val="BodyText"/>
        <w:spacing w:before="216" w:line="478" w:lineRule="exact"/>
        <w:ind w:left="119" w:right="717"/>
        <w:jc w:val="both"/>
      </w:pPr>
      <w:r>
        <w:rPr>
          <w:i/>
        </w:rPr>
        <w:t xml:space="preserve">p </w:t>
      </w:r>
      <w:r>
        <w:t xml:space="preserve"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leftmost coordinate of the mapped read, </w:t>
      </w:r>
      <w:r>
        <w:rPr>
          <w:i/>
        </w:rPr>
        <w:t xml:space="preserve">r </w:t>
      </w:r>
      <w:r>
        <w:t xml:space="preserve">is the length of the mapped read, and </w:t>
      </w:r>
      <w:r>
        <w:rPr>
          <w:i/>
        </w:rPr>
        <w:t xml:space="preserve">S </w:t>
      </w:r>
      <w:r>
        <w:t xml:space="preserve">denotes the start coordinate </w:t>
      </w:r>
      <w:r>
        <w:rPr>
          <w:spacing w:val="-3"/>
        </w:rPr>
        <w:t xml:space="preserve">for </w:t>
      </w:r>
      <w:r>
        <w:t xml:space="preserve">the transcript. The superscript signs associated with </w:t>
      </w:r>
      <w:r>
        <w:rPr>
          <w:i/>
        </w:rPr>
        <w:t xml:space="preserve">p </w:t>
      </w:r>
      <w:r>
        <w:t xml:space="preserve">indicate strandedness and the subscript </w:t>
      </w:r>
      <w:r>
        <w:rPr>
          <w:i/>
        </w:rPr>
        <w:t xml:space="preserve">e </w:t>
      </w:r>
      <w:r>
        <w:t xml:space="preserve">indicates the coordinate is relative to exon space. Only reads </w:t>
      </w:r>
      <w:r>
        <w:rPr>
          <w:spacing w:val="-3"/>
        </w:rPr>
        <w:t xml:space="preserve">28-30 </w:t>
      </w:r>
      <w:r>
        <w:t>nucleotides</w:t>
      </w:r>
      <w:r>
        <w:rPr>
          <w:spacing w:val="-21"/>
        </w:rPr>
        <w:t xml:space="preserve"> </w:t>
      </w:r>
      <w:r>
        <w:t>long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considered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penalty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same</w:t>
      </w:r>
      <w:r>
        <w:rPr>
          <w:spacing w:val="-21"/>
        </w:rPr>
        <w:t xml:space="preserve"> </w:t>
      </w:r>
      <w:r>
        <w:t>manner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 xml:space="preserve">metagene </w:t>
      </w:r>
      <w:r>
        <w:t>sub-module.</w:t>
      </w:r>
    </w:p>
    <w:p w14:paraId="67DDDF70" w14:textId="77777777" w:rsidR="00506873" w:rsidRDefault="00066E17">
      <w:pPr>
        <w:tabs>
          <w:tab w:val="left" w:pos="9933"/>
        </w:tabs>
        <w:spacing w:before="143"/>
        <w:ind w:left="3608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+ </w:t>
      </w:r>
      <w:r>
        <w:rPr>
          <w:w w:val="110"/>
        </w:rPr>
        <w:t>= 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w w:val="110"/>
        </w:rPr>
        <w:t xml:space="preserve">  +  </w:t>
      </w:r>
      <w:r>
        <w:rPr>
          <w:i/>
          <w:w w:val="110"/>
        </w:rPr>
        <w:t xml:space="preserve">r − </w:t>
      </w:r>
      <w:r>
        <w:rPr>
          <w:w w:val="110"/>
        </w:rPr>
        <w:t>16)</w:t>
      </w:r>
      <w:r>
        <w:rPr>
          <w:spacing w:val="-29"/>
          <w:w w:val="110"/>
        </w:rPr>
        <w:t xml:space="preserve"> </w:t>
      </w:r>
      <w:r>
        <w:rPr>
          <w:i/>
          <w:w w:val="110"/>
        </w:rPr>
        <w:t>−</w:t>
      </w:r>
      <w:r>
        <w:rPr>
          <w:i/>
          <w:spacing w:val="41"/>
          <w:w w:val="110"/>
        </w:rPr>
        <w:t xml:space="preserve"> </w:t>
      </w:r>
      <w:r>
        <w:rPr>
          <w:i/>
          <w:w w:val="110"/>
        </w:rPr>
        <w:t>S</w:t>
      </w:r>
      <w:r>
        <w:rPr>
          <w:i/>
          <w:w w:val="110"/>
        </w:rPr>
        <w:tab/>
      </w:r>
      <w:r>
        <w:rPr>
          <w:w w:val="110"/>
        </w:rPr>
        <w:t>(7)</w:t>
      </w:r>
    </w:p>
    <w:p w14:paraId="45D1ABD2" w14:textId="77777777" w:rsidR="00506873" w:rsidRDefault="00066E17">
      <w:pPr>
        <w:tabs>
          <w:tab w:val="left" w:pos="9933"/>
        </w:tabs>
        <w:spacing w:before="264"/>
        <w:ind w:left="3797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- </w:t>
      </w:r>
      <w:r>
        <w:rPr>
          <w:w w:val="110"/>
        </w:rPr>
        <w:t xml:space="preserve">= </w:t>
      </w:r>
      <w:r>
        <w:rPr>
          <w:i/>
          <w:w w:val="110"/>
        </w:rPr>
        <w:t xml:space="preserve">S  −  </w:t>
      </w:r>
      <w:r>
        <w:rPr>
          <w:w w:val="110"/>
        </w:rPr>
        <w:t>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+</w:t>
      </w:r>
      <w:r>
        <w:rPr>
          <w:spacing w:val="39"/>
          <w:w w:val="110"/>
        </w:rPr>
        <w:t xml:space="preserve"> </w:t>
      </w:r>
      <w:r>
        <w:rPr>
          <w:w w:val="110"/>
        </w:rPr>
        <w:t>16)</w:t>
      </w:r>
      <w:r>
        <w:rPr>
          <w:w w:val="110"/>
        </w:rPr>
        <w:tab/>
        <w:t>(8)</w:t>
      </w:r>
    </w:p>
    <w:p w14:paraId="17B972DB" w14:textId="77777777" w:rsidR="00506873" w:rsidRDefault="00066E17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356"/>
        <w:ind w:hanging="571"/>
      </w:pPr>
      <w:r>
        <w:t>rRNA</w:t>
      </w:r>
      <w:r>
        <w:rPr>
          <w:spacing w:val="-2"/>
        </w:rPr>
        <w:t xml:space="preserve"> </w:t>
      </w:r>
      <w:r>
        <w:t>Probe</w:t>
      </w:r>
    </w:p>
    <w:p w14:paraId="4077EDB0" w14:textId="77777777" w:rsidR="00506873" w:rsidRDefault="00506873">
      <w:pPr>
        <w:pStyle w:val="BodyText"/>
        <w:spacing w:before="3"/>
        <w:rPr>
          <w:b/>
          <w:sz w:val="25"/>
        </w:rPr>
      </w:pPr>
    </w:p>
    <w:p w14:paraId="53E64045" w14:textId="77777777" w:rsidR="00506873" w:rsidRDefault="00066E17">
      <w:pPr>
        <w:pStyle w:val="BodyText"/>
        <w:spacing w:before="101" w:line="444" w:lineRule="auto"/>
        <w:ind w:left="119" w:right="717"/>
        <w:jc w:val="both"/>
      </w:pPr>
      <w:r>
        <w:rPr>
          <w:rFonts w:ascii="Courier New"/>
        </w:rPr>
        <w:t>rrnaProbe</w:t>
      </w:r>
      <w:r>
        <w:rPr>
          <w:rFonts w:ascii="Courier New"/>
          <w:spacing w:val="-101"/>
        </w:rPr>
        <w:t xml:space="preserve"> </w:t>
      </w:r>
      <w:r>
        <w:t>works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directory</w:t>
      </w:r>
      <w:r>
        <w:rPr>
          <w:spacing w:val="-29"/>
        </w:rPr>
        <w:t xml:space="preserve"> </w:t>
      </w:r>
      <w:r>
        <w:t>containing</w:t>
      </w:r>
      <w:r>
        <w:rPr>
          <w:spacing w:val="-29"/>
        </w:rPr>
        <w:t xml:space="preserve"> </w:t>
      </w:r>
      <w:r>
        <w:t>fastqc</w:t>
      </w:r>
      <w:r>
        <w:rPr>
          <w:spacing w:val="-29"/>
        </w:rPr>
        <w:t xml:space="preserve"> </w:t>
      </w:r>
      <w:r>
        <w:t>(</w:t>
      </w:r>
      <w:r>
        <w:rPr>
          <w:i/>
        </w:rPr>
        <w:t>23</w:t>
      </w:r>
      <w:r>
        <w:t>)</w:t>
      </w:r>
      <w:r>
        <w:rPr>
          <w:spacing w:val="-30"/>
        </w:rPr>
        <w:t xml:space="preserve"> </w:t>
      </w:r>
      <w:r>
        <w:t>zip</w:t>
      </w:r>
      <w:r>
        <w:rPr>
          <w:spacing w:val="-29"/>
        </w:rPr>
        <w:t xml:space="preserve"> </w:t>
      </w:r>
      <w:r>
        <w:t>compressed</w:t>
      </w:r>
      <w:r>
        <w:rPr>
          <w:spacing w:val="-29"/>
        </w:rPr>
        <w:t xml:space="preserve"> </w:t>
      </w:r>
      <w:r>
        <w:t>files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detect</w:t>
      </w:r>
      <w:r>
        <w:rPr>
          <w:spacing w:val="-29"/>
        </w:rPr>
        <w:t xml:space="preserve"> </w:t>
      </w:r>
      <w:r>
        <w:t>over-represented</w:t>
      </w:r>
      <w:r>
        <w:rPr>
          <w:spacing w:val="-29"/>
        </w:rPr>
        <w:t xml:space="preserve"> </w:t>
      </w:r>
      <w:r>
        <w:t xml:space="preserve">sequences </w:t>
      </w:r>
      <w:r>
        <w:rPr>
          <w:spacing w:val="-3"/>
        </w:rP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sample.</w:t>
      </w:r>
      <w:r>
        <w:rPr>
          <w:spacing w:val="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collated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consensus</w:t>
      </w:r>
      <w:r>
        <w:rPr>
          <w:spacing w:val="-15"/>
        </w:rPr>
        <w:t xml:space="preserve"> </w:t>
      </w:r>
      <w:r>
        <w:t>fragments.</w:t>
      </w:r>
      <w:r>
        <w:rPr>
          <w:spacing w:val="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caveat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5"/>
        </w:rPr>
        <w:t xml:space="preserve">FASTQC </w:t>
      </w:r>
      <w:r>
        <w:t>collates</w:t>
      </w:r>
      <w:r>
        <w:rPr>
          <w:spacing w:val="-18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exact</w:t>
      </w:r>
      <w:r>
        <w:rPr>
          <w:spacing w:val="-17"/>
        </w:rPr>
        <w:t xml:space="preserve"> </w:t>
      </w:r>
      <w:r>
        <w:t>matching</w:t>
      </w:r>
      <w:r>
        <w:rPr>
          <w:spacing w:val="-17"/>
        </w:rPr>
        <w:t xml:space="preserve"> </w:t>
      </w:r>
      <w:r>
        <w:t>sequences,</w:t>
      </w:r>
      <w:r>
        <w:rPr>
          <w:spacing w:val="-14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sequences</w:t>
      </w:r>
      <w:r>
        <w:rPr>
          <w:spacing w:val="-17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nt</w:t>
      </w:r>
      <w:r>
        <w:rPr>
          <w:spacing w:val="-17"/>
        </w:rPr>
        <w:t xml:space="preserve"> </w:t>
      </w:r>
      <w:r>
        <w:t>steps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other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single</w:t>
      </w:r>
      <w:r>
        <w:rPr>
          <w:spacing w:val="-17"/>
        </w:rPr>
        <w:t xml:space="preserve"> </w:t>
      </w:r>
      <w:r>
        <w:t>rRNA probe</w:t>
      </w:r>
      <w:r>
        <w:rPr>
          <w:spacing w:val="7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effectively</w:t>
      </w:r>
      <w:r>
        <w:rPr>
          <w:spacing w:val="7"/>
        </w:rPr>
        <w:t xml:space="preserve"> </w:t>
      </w:r>
      <w:r>
        <w:t>pull</w:t>
      </w:r>
      <w:r>
        <w:rPr>
          <w:spacing w:val="8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sequences.</w:t>
      </w:r>
      <w:r>
        <w:rPr>
          <w:spacing w:val="4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handle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situation,</w:t>
      </w:r>
      <w:r>
        <w:rPr>
          <w:spacing w:val="11"/>
        </w:rPr>
        <w:t xml:space="preserve"> </w:t>
      </w:r>
      <w:r>
        <w:t>XPRESSpipe</w:t>
      </w:r>
    </w:p>
    <w:p w14:paraId="433C6DE9" w14:textId="77777777" w:rsidR="00506873" w:rsidRDefault="00066E17">
      <w:pPr>
        <w:pStyle w:val="BodyText"/>
        <w:spacing w:before="22" w:line="453" w:lineRule="auto"/>
        <w:ind w:left="119" w:right="717"/>
        <w:jc w:val="both"/>
      </w:pPr>
      <w:r>
        <w:t>will</w:t>
      </w:r>
      <w:r>
        <w:rPr>
          <w:spacing w:val="-12"/>
        </w:rPr>
        <w:t xml:space="preserve"> </w:t>
      </w:r>
      <w:r>
        <w:t>combine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near</w:t>
      </w:r>
      <w:r>
        <w:rPr>
          <w:spacing w:val="-11"/>
        </w:rPr>
        <w:t xml:space="preserve"> </w:t>
      </w:r>
      <w:r>
        <w:t>matches.</w:t>
      </w:r>
      <w:r>
        <w:rPr>
          <w:spacing w:val="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rank</w:t>
      </w:r>
      <w:r>
        <w:rPr>
          <w:spacing w:val="-12"/>
        </w:rPr>
        <w:t xml:space="preserve"> </w:t>
      </w:r>
      <w:r>
        <w:t>ordered</w:t>
      </w:r>
      <w:r>
        <w:rPr>
          <w:spacing w:val="-11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over-represented</w:t>
      </w:r>
      <w:r>
        <w:rPr>
          <w:spacing w:val="-12"/>
        </w:rPr>
        <w:t xml:space="preserve"> </w:t>
      </w:r>
      <w:r>
        <w:t>fragments</w:t>
      </w:r>
      <w:r>
        <w:rPr>
          <w:spacing w:val="-11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t xml:space="preserve">length range to target </w:t>
      </w:r>
      <w:r>
        <w:rPr>
          <w:spacing w:val="-3"/>
        </w:rPr>
        <w:t xml:space="preserve">for </w:t>
      </w:r>
      <w:r>
        <w:t>depletion is then output. A BLAST (</w:t>
      </w:r>
      <w:r>
        <w:rPr>
          <w:i/>
        </w:rPr>
        <w:t>48</w:t>
      </w:r>
      <w:r>
        <w:t xml:space="preserve">) search on consensus sequences intended </w:t>
      </w:r>
      <w:r>
        <w:rPr>
          <w:spacing w:val="-3"/>
        </w:rPr>
        <w:t xml:space="preserve">for </w:t>
      </w:r>
      <w:r>
        <w:t>probe useage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verify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fragment</w:t>
      </w:r>
      <w:r>
        <w:rPr>
          <w:spacing w:val="-10"/>
        </w:rPr>
        <w:t xml:space="preserve"> </w:t>
      </w:r>
      <w:r>
        <w:t>maps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rRNA</w:t>
      </w:r>
      <w:r>
        <w:rPr>
          <w:spacing w:val="-10"/>
        </w:rPr>
        <w:t xml:space="preserve"> </w:t>
      </w:r>
      <w:r>
        <w:t>sequence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thus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suitable</w:t>
      </w:r>
      <w:r>
        <w:rPr>
          <w:spacing w:val="-10"/>
        </w:rPr>
        <w:t xml:space="preserve"> </w:t>
      </w:r>
      <w:r>
        <w:t>depletion probe.</w:t>
      </w:r>
    </w:p>
    <w:p w14:paraId="00514B21" w14:textId="77777777" w:rsidR="00506873" w:rsidRDefault="00506873">
      <w:pPr>
        <w:spacing w:line="453" w:lineRule="auto"/>
        <w:jc w:val="both"/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49BBEF67" w14:textId="77777777" w:rsidR="00506873" w:rsidRDefault="00066E17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ind w:hanging="571"/>
      </w:pPr>
      <w:r>
        <w:lastRenderedPageBreak/>
        <w:t>Confidence Interval</w:t>
      </w:r>
      <w:r>
        <w:rPr>
          <w:spacing w:val="-3"/>
        </w:rPr>
        <w:t xml:space="preserve"> </w:t>
      </w:r>
      <w:r>
        <w:t>Plotting</w:t>
      </w:r>
    </w:p>
    <w:p w14:paraId="49DC2806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1DF83BBC" w14:textId="77777777" w:rsidR="00506873" w:rsidRDefault="00066E17">
      <w:pPr>
        <w:pStyle w:val="BodyText"/>
        <w:ind w:left="120"/>
      </w:pPr>
      <w:r>
        <w:t>Confidence intervals within PCA scatterplots generated by XRESSplot are calculated as follows:</w:t>
      </w:r>
    </w:p>
    <w:p w14:paraId="57184EB2" w14:textId="77777777" w:rsidR="00506873" w:rsidRDefault="00506873">
      <w:pPr>
        <w:pStyle w:val="BodyText"/>
        <w:rPr>
          <w:sz w:val="26"/>
        </w:rPr>
      </w:pPr>
    </w:p>
    <w:p w14:paraId="5A8FF3BB" w14:textId="77777777" w:rsidR="00506873" w:rsidRDefault="00066E17">
      <w:pPr>
        <w:pStyle w:val="ListParagraph"/>
        <w:numPr>
          <w:ilvl w:val="2"/>
          <w:numId w:val="2"/>
        </w:numPr>
        <w:tabs>
          <w:tab w:val="left" w:pos="666"/>
        </w:tabs>
        <w:spacing w:before="159"/>
        <w:ind w:hanging="291"/>
      </w:pPr>
      <w:r>
        <w:t xml:space="preserve">Compute the covariance of the two principle component arrays,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using the </w:t>
      </w:r>
      <w:r>
        <w:rPr>
          <w:spacing w:val="-4"/>
        </w:rPr>
        <w:t>numpy.cov()</w:t>
      </w:r>
      <w:r>
        <w:rPr>
          <w:spacing w:val="-15"/>
        </w:rPr>
        <w:t xml:space="preserve"> </w:t>
      </w:r>
      <w:r>
        <w:t>function.</w:t>
      </w:r>
    </w:p>
    <w:p w14:paraId="5F862A71" w14:textId="77777777" w:rsidR="00506873" w:rsidRDefault="00506873">
      <w:pPr>
        <w:pStyle w:val="BodyText"/>
        <w:rPr>
          <w:sz w:val="35"/>
        </w:rPr>
      </w:pPr>
    </w:p>
    <w:p w14:paraId="39172544" w14:textId="77777777" w:rsidR="00506873" w:rsidRDefault="00066E17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719" w:hanging="291"/>
      </w:pPr>
      <w:r>
        <w:t>Compute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eigenvalues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normalized</w:t>
      </w:r>
      <w:r>
        <w:rPr>
          <w:spacing w:val="-23"/>
        </w:rPr>
        <w:t xml:space="preserve"> </w:t>
      </w:r>
      <w:r>
        <w:t>eigenvectors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covariance</w:t>
      </w:r>
      <w:r>
        <w:rPr>
          <w:spacing w:val="-22"/>
        </w:rPr>
        <w:t xml:space="preserve"> </w:t>
      </w:r>
      <w:r>
        <w:t>matrix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numpy.linalg.eig() function.</w:t>
      </w:r>
    </w:p>
    <w:p w14:paraId="47FD70FA" w14:textId="77777777" w:rsidR="00506873" w:rsidRDefault="00066E17">
      <w:pPr>
        <w:pStyle w:val="ListParagraph"/>
        <w:numPr>
          <w:ilvl w:val="2"/>
          <w:numId w:val="2"/>
        </w:numPr>
        <w:tabs>
          <w:tab w:val="left" w:pos="666"/>
        </w:tabs>
        <w:spacing w:before="177" w:line="451" w:lineRule="auto"/>
        <w:ind w:right="717" w:hanging="291"/>
      </w:pPr>
      <w:r>
        <w:t>Compute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eigenvectors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numpy.arctan2()</w:t>
      </w:r>
      <w:r>
        <w:rPr>
          <w:spacing w:val="-14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converting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 from radians to degrees using</w:t>
      </w:r>
      <w:r>
        <w:rPr>
          <w:spacing w:val="-7"/>
        </w:rPr>
        <w:t xml:space="preserve"> </w:t>
      </w:r>
      <w:r>
        <w:rPr>
          <w:spacing w:val="-3"/>
        </w:rPr>
        <w:t>numpy.deg().</w:t>
      </w:r>
    </w:p>
    <w:p w14:paraId="60E40767" w14:textId="77777777" w:rsidR="00506873" w:rsidRDefault="00066E17">
      <w:pPr>
        <w:pStyle w:val="ListParagraph"/>
        <w:numPr>
          <w:ilvl w:val="2"/>
          <w:numId w:val="2"/>
        </w:numPr>
        <w:tabs>
          <w:tab w:val="left" w:pos="666"/>
        </w:tabs>
        <w:spacing w:before="182"/>
        <w:ind w:hanging="291"/>
      </w:pPr>
      <w:r>
        <w:rPr>
          <w:w w:val="105"/>
        </w:rPr>
        <w:t>Compute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eigenvalues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taking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eigenvalues.</w:t>
      </w:r>
    </w:p>
    <w:p w14:paraId="26FCD96E" w14:textId="77777777" w:rsidR="00506873" w:rsidRDefault="00506873">
      <w:pPr>
        <w:pStyle w:val="BodyText"/>
        <w:spacing w:before="10"/>
        <w:rPr>
          <w:sz w:val="34"/>
        </w:rPr>
      </w:pPr>
    </w:p>
    <w:p w14:paraId="4D2E10B9" w14:textId="77777777" w:rsidR="00506873" w:rsidRDefault="00066E17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719" w:hanging="291"/>
        <w:jc w:val="both"/>
      </w:pPr>
      <w:r>
        <w:t>Plot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rPr>
          <w:spacing w:val="-3"/>
        </w:rP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plot: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determined from the means of the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arrays. The angle is set equal to </w:t>
      </w:r>
      <w:r>
        <w:rPr>
          <w:rFonts w:ascii="Times New Roman" w:hAnsi="Times New Roman"/>
          <w:i/>
          <w:spacing w:val="3"/>
        </w:rPr>
        <w:t>θ</w:t>
      </w:r>
      <w:r>
        <w:rPr>
          <w:spacing w:val="3"/>
        </w:rPr>
        <w:t xml:space="preserve">. </w:t>
      </w:r>
      <w:r>
        <w:t>The width of the condfidence interval is calculated</w:t>
      </w:r>
      <w:r>
        <w:rPr>
          <w:spacing w:val="-2"/>
        </w:rPr>
        <w:t xml:space="preserve"> </w:t>
      </w:r>
      <w:r>
        <w:rPr>
          <w:spacing w:val="-3"/>
        </w:rPr>
        <w:t>by</w:t>
      </w:r>
    </w:p>
    <w:p w14:paraId="7B447926" w14:textId="77777777" w:rsidR="00506873" w:rsidRDefault="00066E17">
      <w:pPr>
        <w:ind w:left="5047"/>
      </w:pPr>
      <w:r>
        <w:rPr>
          <w:i/>
        </w:rPr>
        <w:t xml:space="preserve">w </w:t>
      </w:r>
      <w:r>
        <w:rPr>
          <w:w w:val="110"/>
        </w:rPr>
        <w:t xml:space="preserve">= </w:t>
      </w:r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x</w:t>
      </w:r>
      <w:r>
        <w:rPr>
          <w:i/>
        </w:rPr>
        <w:t xml:space="preserve"> · ci · </w:t>
      </w:r>
      <w:r>
        <w:t>2</w:t>
      </w:r>
    </w:p>
    <w:p w14:paraId="0CE88EE2" w14:textId="77777777" w:rsidR="00506873" w:rsidRDefault="00066E17">
      <w:pPr>
        <w:pStyle w:val="BodyText"/>
        <w:spacing w:before="350" w:line="453" w:lineRule="auto"/>
        <w:ind w:left="665" w:right="628"/>
      </w:pPr>
      <w:r>
        <w:t xml:space="preserve">where </w:t>
      </w:r>
      <w:r>
        <w:rPr>
          <w:i/>
        </w:rPr>
        <w:t xml:space="preserve">ci </w:t>
      </w:r>
      <w:r>
        <w:t>is equal to the corresponding confidence level (i.e. 68% = 1, 95% = 2, 99% = 3). The heighth is similarly computed by</w:t>
      </w:r>
    </w:p>
    <w:p w14:paraId="50BE331E" w14:textId="77777777" w:rsidR="00506873" w:rsidRDefault="00066E17">
      <w:pPr>
        <w:ind w:left="5065"/>
      </w:pPr>
      <w:r>
        <w:rPr>
          <w:i/>
        </w:rPr>
        <w:t xml:space="preserve">h </w:t>
      </w:r>
      <w:r>
        <w:rPr>
          <w:w w:val="110"/>
        </w:rPr>
        <w:t xml:space="preserve">= </w:t>
      </w:r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y</w:t>
      </w:r>
      <w:r>
        <w:rPr>
          <w:i/>
        </w:rPr>
        <w:t xml:space="preserve"> · ci · </w:t>
      </w:r>
      <w:r>
        <w:t>2</w:t>
      </w:r>
    </w:p>
    <w:p w14:paraId="2BBBD686" w14:textId="77777777" w:rsidR="00506873" w:rsidRDefault="00066E17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376"/>
        <w:ind w:hanging="571"/>
      </w:pPr>
      <w:r>
        <w:t>Ribosome Profiling Example Data</w:t>
      </w:r>
      <w:r>
        <w:rPr>
          <w:spacing w:val="-6"/>
        </w:rPr>
        <w:t xml:space="preserve"> </w:t>
      </w:r>
      <w:r>
        <w:t>Analysis</w:t>
      </w:r>
    </w:p>
    <w:p w14:paraId="6021973D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03B3E0B9" w14:textId="77777777" w:rsidR="00506873" w:rsidRDefault="00066E17">
      <w:pPr>
        <w:pStyle w:val="BodyText"/>
        <w:spacing w:before="1" w:line="453" w:lineRule="auto"/>
        <w:ind w:left="120" w:right="702"/>
      </w:pPr>
      <w:r>
        <w:t>The following xpresspipe command was run to process the raw data, available from GEO. Reference files were taken from Ensembl Human build GRCh38.p12.</w:t>
      </w:r>
    </w:p>
    <w:p w14:paraId="26C0B95A" w14:textId="77777777" w:rsidR="00506873" w:rsidRDefault="00506873">
      <w:pPr>
        <w:spacing w:line="453" w:lineRule="auto"/>
        <w:sectPr w:rsidR="00506873">
          <w:pgSz w:w="12240" w:h="20160"/>
          <w:pgMar w:top="640" w:right="0" w:bottom="360" w:left="600" w:header="0" w:footer="161" w:gutter="0"/>
          <w:cols w:space="720"/>
        </w:sectPr>
      </w:pPr>
    </w:p>
    <w:p w14:paraId="4A93889D" w14:textId="77777777" w:rsidR="00506873" w:rsidRDefault="00506873">
      <w:pPr>
        <w:pStyle w:val="BodyText"/>
        <w:rPr>
          <w:sz w:val="20"/>
        </w:rPr>
      </w:pPr>
    </w:p>
    <w:p w14:paraId="18ECBD7D" w14:textId="77777777" w:rsidR="00506873" w:rsidRDefault="00A534A6">
      <w:pPr>
        <w:spacing w:before="146"/>
        <w:ind w:left="120"/>
        <w:rPr>
          <w:rFonts w:ascii="Courier New"/>
          <w:sz w:val="20"/>
        </w:rPr>
      </w:pPr>
      <w:r>
        <w:pict w14:anchorId="1F9B2080">
          <v:line id="_x0000_s1028" alt="" style="position:absolute;left:0;text-align:left;z-index:251629056;mso-wrap-edited:f;mso-width-percent:0;mso-height-percent:0;mso-position-horizontal-relative:page;mso-width-percent:0;mso-height-percent:0" from="36pt,4.05pt" to="8in,4.05pt" strokeweight=".14042mm">
            <w10:wrap anchorx="page"/>
          </v:line>
        </w:pict>
      </w:r>
      <w:r w:rsidR="00066E17">
        <w:rPr>
          <w:rFonts w:ascii="Courier New"/>
          <w:color w:val="009900"/>
          <w:w w:val="95"/>
          <w:sz w:val="20"/>
        </w:rPr>
        <w:t>#</w:t>
      </w:r>
      <w:r w:rsidR="00066E17">
        <w:rPr>
          <w:rFonts w:ascii="Courier New"/>
          <w:color w:val="009900"/>
          <w:spacing w:val="-74"/>
          <w:w w:val="95"/>
          <w:sz w:val="20"/>
        </w:rPr>
        <w:t xml:space="preserve"> </w:t>
      </w:r>
      <w:r w:rsidR="00066E17">
        <w:rPr>
          <w:rFonts w:ascii="Courier New"/>
          <w:color w:val="009900"/>
          <w:w w:val="95"/>
          <w:sz w:val="20"/>
        </w:rPr>
        <w:t>Generate</w:t>
      </w:r>
      <w:r w:rsidR="00066E17">
        <w:rPr>
          <w:rFonts w:ascii="Courier New"/>
          <w:color w:val="009900"/>
          <w:spacing w:val="-74"/>
          <w:w w:val="95"/>
          <w:sz w:val="20"/>
        </w:rPr>
        <w:t xml:space="preserve"> </w:t>
      </w:r>
      <w:r w:rsidR="00066E17">
        <w:rPr>
          <w:rFonts w:ascii="Courier New"/>
          <w:color w:val="009900"/>
          <w:w w:val="95"/>
          <w:sz w:val="20"/>
        </w:rPr>
        <w:t>reference</w:t>
      </w:r>
      <w:r w:rsidR="00066E17">
        <w:rPr>
          <w:rFonts w:ascii="Courier New"/>
          <w:color w:val="009900"/>
          <w:spacing w:val="-73"/>
          <w:w w:val="95"/>
          <w:sz w:val="20"/>
        </w:rPr>
        <w:t xml:space="preserve"> </w:t>
      </w:r>
      <w:r w:rsidR="00066E17">
        <w:rPr>
          <w:rFonts w:ascii="Courier New"/>
          <w:color w:val="009900"/>
          <w:w w:val="95"/>
          <w:sz w:val="20"/>
        </w:rPr>
        <w:t>files</w:t>
      </w:r>
    </w:p>
    <w:p w14:paraId="4D2E1EB4" w14:textId="77777777" w:rsidR="00506873" w:rsidRDefault="00066E17">
      <w:pPr>
        <w:spacing w:before="40"/>
        <w:ind w:left="120"/>
        <w:rPr>
          <w:sz w:val="20"/>
        </w:rPr>
      </w:pPr>
      <w:r>
        <w:br w:type="column"/>
      </w:r>
      <w:r>
        <w:rPr>
          <w:sz w:val="20"/>
        </w:rPr>
        <w:t>Listing 6: Ribosome profiling processing command.</w:t>
      </w:r>
    </w:p>
    <w:p w14:paraId="7D5CC55D" w14:textId="77777777" w:rsidR="00506873" w:rsidRDefault="00506873">
      <w:pPr>
        <w:rPr>
          <w:sz w:val="20"/>
        </w:rPr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2880" w:space="260"/>
            <w:col w:w="8500"/>
          </w:cols>
        </w:sectPr>
      </w:pPr>
    </w:p>
    <w:p w14:paraId="6B0C8927" w14:textId="77777777" w:rsidR="00506873" w:rsidRDefault="00066E17">
      <w:pPr>
        <w:spacing w:before="13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xpresspipe curateReference -o $SCRDIR/references/human_reference -f</w:t>
      </w:r>
    </w:p>
    <w:p w14:paraId="5AF68D7C" w14:textId="77777777" w:rsidR="00506873" w:rsidRDefault="00066E17">
      <w:pPr>
        <w:spacing w:before="12"/>
        <w:ind w:left="518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$SCRDIR/references/human_reference -g $SCRDIR/references/human_reference/transcripts.gtf</w:t>
      </w:r>
    </w:p>
    <w:p w14:paraId="3F9EB2AD" w14:textId="77777777" w:rsidR="00506873" w:rsidRDefault="00066E17">
      <w:pPr>
        <w:spacing w:before="13" w:line="254" w:lineRule="auto"/>
        <w:ind w:left="120" w:right="8390" w:firstLine="398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--sjdbOverhang</w:t>
      </w:r>
      <w:r>
        <w:rPr>
          <w:rFonts w:ascii="Courier New"/>
          <w:spacing w:val="-6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49</w:t>
      </w:r>
      <w:r>
        <w:rPr>
          <w:rFonts w:ascii="Courier New"/>
          <w:spacing w:val="-59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-l</w:t>
      </w:r>
      <w:r>
        <w:rPr>
          <w:rFonts w:ascii="Courier New"/>
          <w:spacing w:val="-59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-p</w:t>
      </w:r>
      <w:r>
        <w:rPr>
          <w:rFonts w:ascii="Courier New"/>
          <w:spacing w:val="-59"/>
          <w:w w:val="95"/>
          <w:sz w:val="20"/>
        </w:rPr>
        <w:t xml:space="preserve"> </w:t>
      </w:r>
      <w:r>
        <w:rPr>
          <w:rFonts w:ascii="Courier New"/>
          <w:spacing w:val="-8"/>
          <w:w w:val="95"/>
          <w:sz w:val="20"/>
        </w:rPr>
        <w:t xml:space="preserve">-t </w:t>
      </w:r>
      <w:r>
        <w:rPr>
          <w:rFonts w:ascii="Courier New"/>
          <w:color w:val="009900"/>
          <w:w w:val="95"/>
          <w:sz w:val="20"/>
        </w:rPr>
        <w:t># Execute pipeline</w:t>
      </w:r>
    </w:p>
    <w:p w14:paraId="46396E84" w14:textId="77777777" w:rsidR="00506873" w:rsidRDefault="00A534A6">
      <w:pPr>
        <w:spacing w:line="254" w:lineRule="auto"/>
        <w:ind w:left="518" w:right="1366" w:hanging="399"/>
        <w:rPr>
          <w:rFonts w:ascii="Courier New"/>
          <w:sz w:val="20"/>
        </w:rPr>
      </w:pPr>
      <w:r>
        <w:pict w14:anchorId="01F12423">
          <v:line id="_x0000_s1027" alt="" style="position:absolute;left:0;text-align:left;z-index:251625984;mso-wrap-edited:f;mso-width-percent:0;mso-height-percent:0;mso-wrap-distance-left:0;mso-wrap-distance-right:0;mso-position-horizontal-relative:page;mso-width-percent:0;mso-height-percent:0" from="36pt,27.05pt" to="8in,27.05pt" strokeweight=".14042mm">
            <w10:wrap type="topAndBottom" anchorx="page"/>
          </v:line>
        </w:pict>
      </w:r>
      <w:r w:rsidR="00066E17">
        <w:rPr>
          <w:rFonts w:ascii="Courier New"/>
          <w:w w:val="90"/>
          <w:sz w:val="20"/>
        </w:rPr>
        <w:t>$</w:t>
      </w:r>
      <w:r w:rsidR="00066E17">
        <w:rPr>
          <w:rFonts w:ascii="Courier New"/>
          <w:spacing w:val="-31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xpresspipe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riboseq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-i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$SCRDIR/input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-o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$SCRDIR/output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-r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$REF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--gtf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$REF/transcripts_LCT.gtf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spacing w:val="-6"/>
          <w:w w:val="90"/>
          <w:sz w:val="20"/>
        </w:rPr>
        <w:t xml:space="preserve">-e </w:t>
      </w:r>
      <w:r w:rsidR="00066E17">
        <w:rPr>
          <w:rFonts w:ascii="Courier New"/>
          <w:w w:val="95"/>
          <w:sz w:val="20"/>
        </w:rPr>
        <w:t>isrib_riboprof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-a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CTGTAGGCACCATCAAT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--method</w:t>
      </w:r>
      <w:r w:rsidR="00066E17">
        <w:rPr>
          <w:rFonts w:ascii="Courier New"/>
          <w:spacing w:val="-27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RPKM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--sjdbOverhang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49</w:t>
      </w:r>
    </w:p>
    <w:p w14:paraId="2451855D" w14:textId="77777777" w:rsidR="00506873" w:rsidRDefault="00506873">
      <w:pPr>
        <w:pStyle w:val="BodyText"/>
        <w:spacing w:before="5"/>
        <w:rPr>
          <w:rFonts w:ascii="Courier New"/>
          <w:sz w:val="21"/>
        </w:rPr>
      </w:pPr>
    </w:p>
    <w:p w14:paraId="6675F83B" w14:textId="77777777" w:rsidR="00506873" w:rsidRDefault="00066E17">
      <w:pPr>
        <w:pStyle w:val="BodyText"/>
        <w:spacing w:before="102" w:line="444" w:lineRule="auto"/>
        <w:ind w:left="120" w:right="717"/>
        <w:jc w:val="both"/>
      </w:pPr>
      <w:r>
        <w:t xml:space="preserve">Only gene names in common between the original data file and XPRESSpipe output were used </w:t>
      </w:r>
      <w:r>
        <w:rPr>
          <w:spacing w:val="-3"/>
        </w:rPr>
        <w:t xml:space="preserve">for </w:t>
      </w:r>
      <w:r>
        <w:t xml:space="preserve">the method comparisons. Genes included in all studies were required to </w:t>
      </w:r>
      <w:r>
        <w:rPr>
          <w:spacing w:val="-3"/>
        </w:rPr>
        <w:t xml:space="preserve">have </w:t>
      </w:r>
      <w:r>
        <w:t>at least 25 counts across samples to be included</w:t>
      </w:r>
      <w:r>
        <w:rPr>
          <w:spacing w:val="-38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analysis.</w:t>
      </w:r>
      <w:r>
        <w:rPr>
          <w:spacing w:val="-32"/>
        </w:rPr>
        <w:t xml:space="preserve"> </w:t>
      </w:r>
      <w:r>
        <w:t>Correlations</w:t>
      </w:r>
      <w:r>
        <w:rPr>
          <w:spacing w:val="-38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p-values</w:t>
      </w:r>
      <w:r>
        <w:rPr>
          <w:spacing w:val="-38"/>
        </w:rPr>
        <w:t xml:space="preserve"> </w:t>
      </w:r>
      <w:r>
        <w:t>were</w:t>
      </w:r>
      <w:r>
        <w:rPr>
          <w:spacing w:val="-38"/>
        </w:rPr>
        <w:t xml:space="preserve"> </w:t>
      </w:r>
      <w:r>
        <w:t>calculated</w:t>
      </w:r>
      <w:r>
        <w:rPr>
          <w:spacing w:val="-38"/>
        </w:rPr>
        <w:t xml:space="preserve"> </w:t>
      </w:r>
      <w:r>
        <w:t>using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rPr>
          <w:rFonts w:ascii="Courier New"/>
        </w:rPr>
        <w:t>scipy.stats.spearman()</w:t>
      </w:r>
      <w:r>
        <w:rPr>
          <w:rFonts w:ascii="Courier New"/>
          <w:spacing w:val="-108"/>
        </w:rPr>
        <w:t xml:space="preserve"> </w:t>
      </w:r>
      <w:r>
        <w:t>function (</w:t>
      </w:r>
      <w:r>
        <w:rPr>
          <w:i/>
        </w:rPr>
        <w:t>49</w:t>
      </w:r>
      <w:r>
        <w:t xml:space="preserve">). </w:t>
      </w:r>
      <w:r>
        <w:rPr>
          <w:spacing w:val="27"/>
        </w:rPr>
        <w:t xml:space="preserve"> </w:t>
      </w:r>
      <w:r>
        <w:t>Sample</w:t>
      </w:r>
      <w:r>
        <w:rPr>
          <w:spacing w:val="22"/>
        </w:rPr>
        <w:t xml:space="preserve"> </w:t>
      </w:r>
      <w:r>
        <w:t>count</w:t>
      </w:r>
      <w:r>
        <w:rPr>
          <w:spacing w:val="23"/>
        </w:rPr>
        <w:t xml:space="preserve"> </w:t>
      </w:r>
      <w:r>
        <w:t>distributions</w:t>
      </w:r>
      <w:r>
        <w:rPr>
          <w:spacing w:val="22"/>
        </w:rPr>
        <w:t xml:space="preserve"> </w:t>
      </w:r>
      <w:r>
        <w:t>were</w:t>
      </w:r>
      <w:r>
        <w:rPr>
          <w:spacing w:val="22"/>
        </w:rPr>
        <w:t xml:space="preserve"> </w:t>
      </w:r>
      <w:r>
        <w:t>plotted</w:t>
      </w:r>
      <w:r>
        <w:rPr>
          <w:spacing w:val="23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Seaborn</w:t>
      </w:r>
      <w:r>
        <w:rPr>
          <w:spacing w:val="22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density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indicated</w:t>
      </w:r>
      <w:r>
        <w:rPr>
          <w:spacing w:val="22"/>
        </w:rPr>
        <w:t xml:space="preserve"> </w:t>
      </w:r>
      <w:r>
        <w:rPr>
          <w:spacing w:val="-3"/>
        </w:rPr>
        <w:t>by</w:t>
      </w:r>
      <w:r>
        <w:rPr>
          <w:spacing w:val="22"/>
        </w:rPr>
        <w:t xml:space="preserve"> </w:t>
      </w:r>
      <w:r>
        <w:t>width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plot</w:t>
      </w:r>
      <w:r>
        <w:rPr>
          <w:spacing w:val="22"/>
        </w:rPr>
        <w:t xml:space="preserve"> </w:t>
      </w:r>
      <w:r>
        <w:t>and</w:t>
      </w:r>
    </w:p>
    <w:p w14:paraId="56C0D928" w14:textId="77777777" w:rsidR="00506873" w:rsidRDefault="00066E17">
      <w:pPr>
        <w:pStyle w:val="BodyText"/>
        <w:spacing w:before="21" w:line="453" w:lineRule="auto"/>
        <w:ind w:left="119" w:right="719"/>
        <w:jc w:val="both"/>
      </w:pPr>
      <w:r>
        <w:t>boxplot</w:t>
      </w:r>
      <w:r>
        <w:rPr>
          <w:spacing w:val="-14"/>
        </w:rPr>
        <w:t xml:space="preserve"> </w:t>
      </w:r>
      <w:r>
        <w:t>designating</w:t>
      </w:r>
      <w:r>
        <w:rPr>
          <w:spacing w:val="-13"/>
        </w:rPr>
        <w:t xml:space="preserve"> </w:t>
      </w:r>
      <w:r>
        <w:t>interquartile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plotted</w:t>
      </w:r>
      <w:r>
        <w:rPr>
          <w:spacing w:val="-13"/>
        </w:rPr>
        <w:t xml:space="preserve"> </w:t>
      </w:r>
      <w:r>
        <w:t>(</w:t>
      </w:r>
      <w:r>
        <w:rPr>
          <w:i/>
        </w:rPr>
        <w:t>27</w:t>
      </w:r>
      <w:r>
        <w:t>).</w:t>
      </w:r>
      <w:r>
        <w:rPr>
          <w:spacing w:val="3"/>
        </w:rPr>
        <w:t xml:space="preserve"> </w:t>
      </w:r>
      <w:r>
        <w:t>Fold</w:t>
      </w:r>
      <w:r>
        <w:rPr>
          <w:spacing w:val="-13"/>
        </w:rPr>
        <w:t xml:space="preserve"> </w:t>
      </w:r>
      <w:r>
        <w:t>change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translation</w:t>
      </w:r>
      <w:r>
        <w:rPr>
          <w:spacing w:val="-13"/>
        </w:rPr>
        <w:t xml:space="preserve"> </w:t>
      </w:r>
      <w:r>
        <w:t>efficiency</w:t>
      </w:r>
      <w:r>
        <w:rPr>
          <w:spacing w:val="-13"/>
        </w:rPr>
        <w:t xml:space="preserve"> </w:t>
      </w:r>
      <w:r>
        <w:t>plots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created using</w:t>
      </w:r>
      <w:r>
        <w:rPr>
          <w:spacing w:val="-20"/>
        </w:rPr>
        <w:t xml:space="preserve"> </w:t>
      </w:r>
      <w:r>
        <w:t>matplotlib</w:t>
      </w:r>
      <w:r>
        <w:rPr>
          <w:spacing w:val="-19"/>
        </w:rPr>
        <w:t xml:space="preserve"> </w:t>
      </w:r>
      <w:r>
        <w:t>(</w:t>
      </w:r>
      <w:r>
        <w:rPr>
          <w:i/>
        </w:rPr>
        <w:t>26</w:t>
      </w:r>
      <w:r>
        <w:t>)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pandas</w:t>
      </w:r>
      <w:r>
        <w:rPr>
          <w:spacing w:val="-19"/>
        </w:rPr>
        <w:t xml:space="preserve"> </w:t>
      </w:r>
      <w:r>
        <w:t>(</w:t>
      </w:r>
      <w:r>
        <w:rPr>
          <w:i/>
        </w:rPr>
        <w:t>44</w:t>
      </w:r>
      <w:r>
        <w:t>). Replicates</w:t>
      </w:r>
      <w:r>
        <w:rPr>
          <w:spacing w:val="-20"/>
        </w:rPr>
        <w:t xml:space="preserve"> </w:t>
      </w:r>
      <w:r>
        <w:t>were</w:t>
      </w:r>
      <w:r>
        <w:rPr>
          <w:spacing w:val="-19"/>
        </w:rPr>
        <w:t xml:space="preserve"> </w:t>
      </w:r>
      <w:r>
        <w:t>combined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calculate</w:t>
      </w:r>
      <w:r>
        <w:rPr>
          <w:spacing w:val="-19"/>
        </w:rPr>
        <w:t xml:space="preserve"> </w:t>
      </w:r>
      <w:r>
        <w:t>fold</w:t>
      </w:r>
      <w:r>
        <w:rPr>
          <w:spacing w:val="-19"/>
        </w:rPr>
        <w:t xml:space="preserve"> </w:t>
      </w:r>
      <w:r>
        <w:t>change</w:t>
      </w:r>
      <w:r>
        <w:rPr>
          <w:spacing w:val="-19"/>
        </w:rPr>
        <w:t xml:space="preserve"> </w:t>
      </w:r>
      <w:r>
        <w:t>values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significance between</w:t>
      </w:r>
      <w:r>
        <w:rPr>
          <w:spacing w:val="-17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groups</w:t>
      </w:r>
      <w:r>
        <w:rPr>
          <w:spacing w:val="-17"/>
        </w:rPr>
        <w:t xml:space="preserve"> </w:t>
      </w:r>
      <w:r>
        <w:t>(condition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library</w:t>
      </w:r>
      <w:r>
        <w:rPr>
          <w:spacing w:val="-17"/>
        </w:rPr>
        <w:t xml:space="preserve"> </w:t>
      </w:r>
      <w:r>
        <w:t>type)</w:t>
      </w:r>
      <w:r>
        <w:rPr>
          <w:spacing w:val="-16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calculated</w:t>
      </w:r>
      <w:r>
        <w:rPr>
          <w:spacing w:val="-17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Benjamini-Hochberg</w:t>
      </w:r>
      <w:r>
        <w:rPr>
          <w:spacing w:val="-17"/>
        </w:rPr>
        <w:t xml:space="preserve"> </w:t>
      </w:r>
      <w:r>
        <w:t>FDR</w:t>
      </w:r>
      <w:r>
        <w:rPr>
          <w:spacing w:val="-16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 xml:space="preserve">from </w:t>
      </w:r>
      <w:r>
        <w:rPr>
          <w:rFonts w:ascii="Courier New"/>
        </w:rPr>
        <w:t>statsmodels.stats.multitest()</w:t>
      </w:r>
      <w:r>
        <w:rPr>
          <w:rFonts w:ascii="Courier New"/>
          <w:spacing w:val="-102"/>
        </w:rPr>
        <w:t xml:space="preserve"> </w:t>
      </w:r>
      <w:r>
        <w:t>(</w:t>
      </w:r>
      <w:r>
        <w:rPr>
          <w:i/>
        </w:rPr>
        <w:t>50</w:t>
      </w:r>
      <w:r>
        <w:t>).</w:t>
      </w:r>
      <w:r>
        <w:rPr>
          <w:spacing w:val="-10"/>
        </w:rPr>
        <w:t xml:space="preserve"> </w:t>
      </w:r>
      <w:r>
        <w:t>Gene</w:t>
      </w:r>
      <w:r>
        <w:rPr>
          <w:spacing w:val="-30"/>
        </w:rPr>
        <w:t xml:space="preserve"> </w:t>
      </w:r>
      <w:r>
        <w:t>coverage</w:t>
      </w:r>
      <w:r>
        <w:rPr>
          <w:spacing w:val="-30"/>
        </w:rPr>
        <w:t xml:space="preserve"> </w:t>
      </w:r>
      <w:r>
        <w:t>profiles</w:t>
      </w:r>
      <w:r>
        <w:rPr>
          <w:spacing w:val="-31"/>
        </w:rPr>
        <w:t xml:space="preserve"> </w:t>
      </w:r>
      <w:r>
        <w:t>were</w:t>
      </w:r>
      <w:r>
        <w:rPr>
          <w:spacing w:val="-30"/>
        </w:rPr>
        <w:t xml:space="preserve"> </w:t>
      </w:r>
      <w:r>
        <w:t>generating</w:t>
      </w:r>
      <w:r>
        <w:rPr>
          <w:spacing w:val="-30"/>
        </w:rPr>
        <w:t xml:space="preserve"> </w:t>
      </w:r>
      <w:r>
        <w:t>using</w:t>
      </w:r>
      <w:r>
        <w:rPr>
          <w:spacing w:val="-31"/>
        </w:rPr>
        <w:t xml:space="preserve"> </w:t>
      </w:r>
      <w:r>
        <w:t>IGV</w:t>
      </w:r>
      <w:r>
        <w:rPr>
          <w:spacing w:val="-30"/>
        </w:rPr>
        <w:t xml:space="preserve"> </w:t>
      </w:r>
      <w:r>
        <w:t>(</w:t>
      </w:r>
      <w:r>
        <w:rPr>
          <w:i/>
        </w:rPr>
        <w:t>42</w:t>
      </w:r>
      <w:r>
        <w:t>).</w:t>
      </w:r>
      <w:r>
        <w:rPr>
          <w:spacing w:val="-10"/>
        </w:rPr>
        <w:t xml:space="preserve"> </w:t>
      </w:r>
      <w:r>
        <w:t>Figures</w:t>
      </w:r>
      <w:r>
        <w:rPr>
          <w:spacing w:val="-30"/>
        </w:rPr>
        <w:t xml:space="preserve"> </w:t>
      </w:r>
      <w:r>
        <w:t>and</w:t>
      </w:r>
    </w:p>
    <w:p w14:paraId="3F57B8AF" w14:textId="77777777" w:rsidR="00506873" w:rsidRDefault="00066E17">
      <w:pPr>
        <w:pStyle w:val="BodyText"/>
        <w:spacing w:line="234" w:lineRule="exact"/>
        <w:ind w:left="119"/>
        <w:jc w:val="both"/>
      </w:pPr>
      <w:r>
        <w:t>analyses</w:t>
      </w:r>
      <w:r>
        <w:rPr>
          <w:spacing w:val="-25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reproduced</w:t>
      </w:r>
      <w:r>
        <w:rPr>
          <w:spacing w:val="-25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associated</w:t>
      </w:r>
      <w:r>
        <w:rPr>
          <w:spacing w:val="-24"/>
        </w:rPr>
        <w:t xml:space="preserve"> </w:t>
      </w:r>
      <w:r>
        <w:t>scripts</w:t>
      </w:r>
      <w:r>
        <w:rPr>
          <w:spacing w:val="-25"/>
        </w:rPr>
        <w:t xml:space="preserve"> </w:t>
      </w:r>
      <w:r>
        <w:t>found</w:t>
      </w:r>
      <w:r>
        <w:rPr>
          <w:spacing w:val="-24"/>
        </w:rPr>
        <w:t xml:space="preserve"> </w:t>
      </w:r>
      <w:r>
        <w:t>at</w:t>
      </w:r>
      <w:r>
        <w:rPr>
          <w:spacing w:val="-25"/>
        </w:rPr>
        <w:t xml:space="preserve"> </w:t>
      </w:r>
      <w:r>
        <w:t>https://github.com/XPRESSyourself/manuscript</w:t>
      </w:r>
    </w:p>
    <w:p w14:paraId="2354F3A8" w14:textId="77777777" w:rsidR="00506873" w:rsidRDefault="00066E17">
      <w:pPr>
        <w:pStyle w:val="BodyText"/>
        <w:spacing w:before="226"/>
        <w:ind w:left="119"/>
        <w:jc w:val="both"/>
      </w:pPr>
      <w:r>
        <w:t>(DOI: XXXXXX).</w:t>
      </w:r>
    </w:p>
    <w:p w14:paraId="0D1444F5" w14:textId="77777777" w:rsidR="00506873" w:rsidRDefault="00066E17">
      <w:pPr>
        <w:pStyle w:val="BodyText"/>
        <w:spacing w:before="225"/>
        <w:ind w:left="119"/>
        <w:jc w:val="both"/>
      </w:pPr>
      <w:r>
        <w:t>Translation efficiency was calculated as follows:</w:t>
      </w:r>
    </w:p>
    <w:p w14:paraId="5DA62512" w14:textId="77777777" w:rsidR="00506873" w:rsidRDefault="00506873">
      <w:pPr>
        <w:pStyle w:val="BodyText"/>
        <w:rPr>
          <w:sz w:val="20"/>
        </w:rPr>
      </w:pPr>
    </w:p>
    <w:p w14:paraId="49E91AF9" w14:textId="77777777" w:rsidR="00506873" w:rsidRDefault="00506873">
      <w:pPr>
        <w:pStyle w:val="BodyText"/>
        <w:spacing w:before="7"/>
        <w:rPr>
          <w:sz w:val="20"/>
        </w:rPr>
      </w:pPr>
    </w:p>
    <w:p w14:paraId="0EBCB0D4" w14:textId="77777777" w:rsidR="00506873" w:rsidRDefault="00506873">
      <w:pPr>
        <w:rPr>
          <w:sz w:val="20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77D87DD8" w14:textId="77777777" w:rsidR="00506873" w:rsidRDefault="00A534A6">
      <w:pPr>
        <w:spacing w:before="129" w:line="141" w:lineRule="auto"/>
        <w:ind w:left="3516"/>
        <w:rPr>
          <w:i/>
          <w:sz w:val="16"/>
        </w:rPr>
      </w:pPr>
      <w:r>
        <w:pict w14:anchorId="3EBA5401">
          <v:line id="_x0000_s1026" alt="" style="position:absolute;left:0;text-align:left;z-index:251630080;mso-wrap-edited:f;mso-width-percent:0;mso-height-percent:0;mso-position-horizontal-relative:page;mso-width-percent:0;mso-height-percent:0" from="333.95pt,19.4pt" to="404.95pt,19.4pt" strokeweight=".14042mm">
            <w10:wrap anchorx="page"/>
          </v:line>
        </w:pict>
      </w:r>
      <w:r w:rsidR="00066E17">
        <w:rPr>
          <w:w w:val="115"/>
          <w:position w:val="-10"/>
        </w:rPr>
        <w:t>∆</w:t>
      </w:r>
      <w:r w:rsidR="00066E17">
        <w:rPr>
          <w:rFonts w:ascii="Times New Roman" w:hAnsi="Times New Roman"/>
          <w:i/>
          <w:w w:val="115"/>
          <w:position w:val="-10"/>
        </w:rPr>
        <w:t xml:space="preserve">TE </w:t>
      </w:r>
      <w:r w:rsidR="00066E17">
        <w:rPr>
          <w:w w:val="115"/>
          <w:position w:val="-10"/>
        </w:rPr>
        <w:t>=</w:t>
      </w:r>
      <w:r w:rsidR="00066E17">
        <w:rPr>
          <w:w w:val="115"/>
          <w:position w:val="4"/>
          <w:u w:val="single"/>
        </w:rPr>
        <w:t xml:space="preserve"> </w:t>
      </w:r>
      <w:r w:rsidR="00066E17">
        <w:rPr>
          <w:rFonts w:ascii="Times New Roman" w:hAnsi="Times New Roman"/>
          <w:i/>
          <w:w w:val="115"/>
          <w:position w:val="4"/>
          <w:u w:val="single"/>
        </w:rPr>
        <w:t xml:space="preserve">RPF </w:t>
      </w:r>
      <w:r w:rsidR="00066E17">
        <w:rPr>
          <w:i/>
          <w:w w:val="115"/>
          <w:position w:val="1"/>
          <w:sz w:val="16"/>
          <w:u w:val="single"/>
        </w:rPr>
        <w:t>treatment</w:t>
      </w:r>
      <w:r w:rsidR="00066E17">
        <w:rPr>
          <w:i/>
          <w:w w:val="115"/>
          <w:position w:val="1"/>
          <w:sz w:val="16"/>
        </w:rPr>
        <w:t xml:space="preserve"> </w:t>
      </w:r>
      <w:r w:rsidR="00066E17">
        <w:rPr>
          <w:i/>
          <w:w w:val="115"/>
          <w:position w:val="-10"/>
        </w:rPr>
        <w:t xml:space="preserve">− </w:t>
      </w:r>
      <w:r w:rsidR="00066E17">
        <w:rPr>
          <w:rFonts w:ascii="Times New Roman" w:hAnsi="Times New Roman"/>
          <w:i/>
          <w:w w:val="115"/>
          <w:position w:val="4"/>
        </w:rPr>
        <w:t>RPF</w:t>
      </w:r>
      <w:r w:rsidR="00066E17">
        <w:rPr>
          <w:i/>
          <w:w w:val="115"/>
          <w:sz w:val="16"/>
        </w:rPr>
        <w:t>untreated</w:t>
      </w:r>
    </w:p>
    <w:p w14:paraId="4760B696" w14:textId="77777777" w:rsidR="00506873" w:rsidRDefault="00066E17">
      <w:pPr>
        <w:pStyle w:val="BodyText"/>
        <w:spacing w:before="6"/>
        <w:rPr>
          <w:i/>
          <w:sz w:val="20"/>
        </w:rPr>
      </w:pPr>
      <w:r>
        <w:br w:type="column"/>
      </w:r>
    </w:p>
    <w:p w14:paraId="644980B7" w14:textId="77777777" w:rsidR="00506873" w:rsidRDefault="00066E17">
      <w:pPr>
        <w:pStyle w:val="BodyText"/>
        <w:spacing w:line="192" w:lineRule="exact"/>
        <w:ind w:right="718"/>
        <w:jc w:val="right"/>
      </w:pPr>
      <w:r>
        <w:rPr>
          <w:w w:val="95"/>
        </w:rPr>
        <w:t>(9)</w:t>
      </w:r>
    </w:p>
    <w:p w14:paraId="72DBDFB8" w14:textId="77777777" w:rsidR="00506873" w:rsidRDefault="00506873">
      <w:pPr>
        <w:spacing w:line="192" w:lineRule="exact"/>
        <w:jc w:val="right"/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7368" w:space="40"/>
            <w:col w:w="4232"/>
          </w:cols>
        </w:sectPr>
      </w:pPr>
    </w:p>
    <w:p w14:paraId="78227D9E" w14:textId="77777777" w:rsidR="00506873" w:rsidRDefault="00066E17">
      <w:pPr>
        <w:tabs>
          <w:tab w:val="left" w:pos="1912"/>
        </w:tabs>
        <w:spacing w:line="238" w:lineRule="exact"/>
        <w:ind w:left="178"/>
        <w:jc w:val="center"/>
        <w:rPr>
          <w:i/>
          <w:sz w:val="16"/>
        </w:rPr>
      </w:pPr>
      <w:r>
        <w:rPr>
          <w:rFonts w:ascii="Times New Roman"/>
          <w:i/>
          <w:w w:val="105"/>
          <w:position w:val="4"/>
        </w:rPr>
        <w:t>mRNA</w:t>
      </w:r>
      <w:r>
        <w:rPr>
          <w:i/>
          <w:w w:val="105"/>
          <w:position w:val="1"/>
          <w:sz w:val="16"/>
        </w:rPr>
        <w:t>treatment</w:t>
      </w:r>
      <w:r>
        <w:rPr>
          <w:i/>
          <w:w w:val="105"/>
          <w:position w:val="1"/>
          <w:sz w:val="16"/>
        </w:rPr>
        <w:tab/>
      </w:r>
      <w:r>
        <w:rPr>
          <w:rFonts w:ascii="Times New Roman"/>
          <w:i/>
          <w:w w:val="105"/>
          <w:position w:val="4"/>
        </w:rPr>
        <w:t>mRNA</w:t>
      </w:r>
      <w:r>
        <w:rPr>
          <w:i/>
          <w:w w:val="105"/>
          <w:sz w:val="16"/>
        </w:rPr>
        <w:t>untreated</w:t>
      </w:r>
    </w:p>
    <w:p w14:paraId="5E3A0644" w14:textId="77777777" w:rsidR="00506873" w:rsidRDefault="00506873">
      <w:pPr>
        <w:spacing w:line="238" w:lineRule="exact"/>
        <w:jc w:val="center"/>
        <w:rPr>
          <w:sz w:val="16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730F3FE2" w14:textId="77777777" w:rsidR="00506873" w:rsidRDefault="00066E17">
      <w:pPr>
        <w:pStyle w:val="Heading2"/>
        <w:tabs>
          <w:tab w:val="left" w:pos="824"/>
        </w:tabs>
        <w:ind w:left="120" w:firstLine="0"/>
      </w:pPr>
      <w:r>
        <w:lastRenderedPageBreak/>
        <w:t>5.10</w:t>
      </w:r>
      <w:r>
        <w:tab/>
        <w:t>Cost</w:t>
      </w:r>
      <w:r>
        <w:rPr>
          <w:spacing w:val="-2"/>
        </w:rPr>
        <w:t xml:space="preserve"> </w:t>
      </w:r>
      <w:r>
        <w:t>Analysis</w:t>
      </w:r>
    </w:p>
    <w:p w14:paraId="2B12B17F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07301A4D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Cost analysis was performed </w:t>
      </w:r>
      <w:r>
        <w:rPr>
          <w:spacing w:val="-3"/>
        </w:rPr>
        <w:t xml:space="preserve">by </w:t>
      </w:r>
      <w:r>
        <w:t xml:space="preserve">accessing run logs from the HPC and using published </w:t>
      </w:r>
      <w:r>
        <w:rPr>
          <w:spacing w:val="-4"/>
        </w:rPr>
        <w:t xml:space="preserve">AWS  </w:t>
      </w:r>
      <w:r>
        <w:t xml:space="preserve">prices (https://aws.amazon.com/ec2/pricing/on-demand/, https://aws.amazon.com/s3/pricing/, accessed 28 </w:t>
      </w:r>
      <w:r>
        <w:rPr>
          <w:spacing w:val="-3"/>
        </w:rPr>
        <w:t xml:space="preserve">May 2019) </w:t>
      </w:r>
      <w:r>
        <w:t xml:space="preserve">to calculate relative cost </w:t>
      </w:r>
      <w:r>
        <w:rPr>
          <w:spacing w:val="-3"/>
        </w:rPr>
        <w:t xml:space="preserve">for </w:t>
      </w:r>
      <w:r>
        <w:t>a similar run.</w:t>
      </w:r>
    </w:p>
    <w:p w14:paraId="5B6DA22F" w14:textId="77777777" w:rsidR="00506873" w:rsidRDefault="00066E17">
      <w:pPr>
        <w:pStyle w:val="Heading1"/>
      </w:pPr>
      <w:r>
        <w:t>List of abbreviations</w:t>
      </w:r>
    </w:p>
    <w:p w14:paraId="17F3D758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0098FE86" w14:textId="77777777" w:rsidR="00506873" w:rsidRDefault="00066E17">
      <w:pPr>
        <w:pStyle w:val="BodyText"/>
        <w:ind w:left="120"/>
      </w:pPr>
      <w:r>
        <w:t>UMI - unique molecular identifier, nt - nucleotide,</w:t>
      </w:r>
    </w:p>
    <w:p w14:paraId="08690CF6" w14:textId="77777777" w:rsidR="00506873" w:rsidRDefault="00506873">
      <w:pPr>
        <w:pStyle w:val="BodyText"/>
        <w:rPr>
          <w:sz w:val="26"/>
        </w:rPr>
      </w:pPr>
    </w:p>
    <w:p w14:paraId="4122E846" w14:textId="77777777" w:rsidR="00506873" w:rsidRDefault="00066E17">
      <w:pPr>
        <w:pStyle w:val="Heading1"/>
        <w:spacing w:before="150"/>
      </w:pPr>
      <w:r>
        <w:t>Ethics approval and consent to participate</w:t>
      </w:r>
    </w:p>
    <w:p w14:paraId="73359F87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6B35FB52" w14:textId="77777777" w:rsidR="00506873" w:rsidRDefault="00066E17">
      <w:pPr>
        <w:pStyle w:val="BodyText"/>
        <w:spacing w:before="1" w:line="453" w:lineRule="auto"/>
        <w:ind w:left="120" w:right="640"/>
      </w:pPr>
      <w:r>
        <w:t>Protected TCGA data were obtained through dbGaP project number 21674 and utilized according to the associ- ated policies and guidelines.</w:t>
      </w:r>
    </w:p>
    <w:p w14:paraId="10F76D9B" w14:textId="77777777" w:rsidR="00506873" w:rsidRDefault="00066E17">
      <w:pPr>
        <w:pStyle w:val="Heading1"/>
        <w:spacing w:before="223"/>
      </w:pPr>
      <w:r>
        <w:t>Consent for publication</w:t>
      </w:r>
    </w:p>
    <w:p w14:paraId="7F348DAD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1E2C12CC" w14:textId="77777777" w:rsidR="00506873" w:rsidRDefault="00066E17">
      <w:pPr>
        <w:pStyle w:val="BodyText"/>
        <w:spacing w:line="453" w:lineRule="auto"/>
        <w:ind w:left="120" w:right="640"/>
      </w:pPr>
      <w:r>
        <w:t>Protected TCGA data were obtained through dbGaP project number 21674 and utilized according to the associ- ated policies and guidelines.</w:t>
      </w:r>
    </w:p>
    <w:p w14:paraId="1BD9D3C9" w14:textId="77777777" w:rsidR="00506873" w:rsidRDefault="00066E17">
      <w:pPr>
        <w:pStyle w:val="Heading1"/>
        <w:spacing w:before="223"/>
      </w:pPr>
      <w:r>
        <w:t>Availability of data and materials</w:t>
      </w:r>
    </w:p>
    <w:p w14:paraId="0E9E77ED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706B7186" w14:textId="77777777" w:rsidR="00506873" w:rsidRDefault="00066E17">
      <w:pPr>
        <w:pStyle w:val="BodyText"/>
        <w:spacing w:line="453" w:lineRule="auto"/>
        <w:ind w:left="120" w:right="717"/>
        <w:jc w:val="both"/>
      </w:pPr>
      <w:r>
        <w:t xml:space="preserve">The source code </w:t>
      </w:r>
      <w:r>
        <w:rPr>
          <w:spacing w:val="-3"/>
        </w:rPr>
        <w:t xml:space="preserve">for </w:t>
      </w:r>
      <w:r>
        <w:t xml:space="preserve">these packages will be perpetually open source and protected under the GPL-3.0 </w:t>
      </w:r>
      <w:r>
        <w:rPr>
          <w:spacing w:val="-3"/>
        </w:rPr>
        <w:t xml:space="preserve">license. </w:t>
      </w:r>
      <w:r>
        <w:t xml:space="preserve">The code can be publicly accessed and installed from https://github.com/XPRESSyourself. Updates to the </w:t>
      </w:r>
      <w:r>
        <w:rPr>
          <w:spacing w:val="-3"/>
        </w:rPr>
        <w:t xml:space="preserve">soft- </w:t>
      </w:r>
      <w:r>
        <w:t>ware</w:t>
      </w:r>
      <w:r>
        <w:rPr>
          <w:spacing w:val="-23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version</w:t>
      </w:r>
      <w:r>
        <w:rPr>
          <w:spacing w:val="-22"/>
        </w:rPr>
        <w:t xml:space="preserve"> </w:t>
      </w:r>
      <w:r>
        <w:t>controlled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maintained</w:t>
      </w:r>
      <w:r>
        <w:rPr>
          <w:spacing w:val="-23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GitHub.</w:t>
      </w:r>
      <w:r>
        <w:rPr>
          <w:spacing w:val="-3"/>
        </w:rPr>
        <w:t xml:space="preserve"> </w:t>
      </w:r>
      <w:r>
        <w:t>Jupyter</w:t>
      </w:r>
      <w:r>
        <w:rPr>
          <w:spacing w:val="-23"/>
        </w:rPr>
        <w:t xml:space="preserve"> </w:t>
      </w:r>
      <w:r>
        <w:t>notebooks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video</w:t>
      </w:r>
      <w:r>
        <w:rPr>
          <w:spacing w:val="-22"/>
        </w:rPr>
        <w:t xml:space="preserve"> </w:t>
      </w:r>
      <w:r>
        <w:t>walkthroughs</w:t>
      </w:r>
      <w:r>
        <w:rPr>
          <w:spacing w:val="-23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included</w:t>
      </w:r>
      <w:r>
        <w:rPr>
          <w:spacing w:val="-23"/>
        </w:rPr>
        <w:t xml:space="preserve"> </w:t>
      </w:r>
      <w:r>
        <w:rPr>
          <w:spacing w:val="-6"/>
        </w:rPr>
        <w:t xml:space="preserve">on </w:t>
      </w:r>
      <w:r>
        <w:t>https://github.com/XPRESSyourself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guiding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Documentation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hosted</w:t>
      </w:r>
      <w:r>
        <w:rPr>
          <w:spacing w:val="-8"/>
        </w:rPr>
        <w:t xml:space="preserve"> </w:t>
      </w:r>
      <w:r>
        <w:rPr>
          <w:spacing w:val="-6"/>
        </w:rPr>
        <w:t xml:space="preserve">on </w:t>
      </w:r>
      <w:r>
        <w:t>readthedocs (</w:t>
      </w:r>
      <w:r>
        <w:rPr>
          <w:i/>
        </w:rPr>
        <w:t>51</w:t>
      </w:r>
      <w:r>
        <w:t>) at https://xpresspipe.readthedocs.io/en/latest/ and</w:t>
      </w:r>
      <w:r>
        <w:rPr>
          <w:spacing w:val="-35"/>
        </w:rPr>
        <w:t xml:space="preserve"> </w:t>
      </w:r>
      <w:r>
        <w:t>https://xpressplot.readthedocs.io/en/latest/. The</w:t>
      </w:r>
      <w:r>
        <w:rPr>
          <w:spacing w:val="-10"/>
        </w:rPr>
        <w:t xml:space="preserve"> </w:t>
      </w:r>
      <w:r>
        <w:t>publicly</w:t>
      </w:r>
      <w:r>
        <w:rPr>
          <w:spacing w:val="-9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accessible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GEO</w:t>
      </w:r>
      <w:r>
        <w:rPr>
          <w:spacing w:val="-9"/>
        </w:rPr>
        <w:t xml:space="preserve"> </w:t>
      </w:r>
      <w:r>
        <w:t>series</w:t>
      </w:r>
      <w:r>
        <w:rPr>
          <w:spacing w:val="-9"/>
        </w:rPr>
        <w:t xml:space="preserve"> </w:t>
      </w:r>
      <w:r>
        <w:t>accession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GSE65778. TCGA data are accessible through dbGaP accession number phs000178. Code used to create manuscript fig- ures and analyses can be found at https://github.com/XPRESSyourself/manuscript (DOI:</w:t>
      </w:r>
      <w:r>
        <w:rPr>
          <w:spacing w:val="-40"/>
        </w:rPr>
        <w:t xml:space="preserve"> </w:t>
      </w:r>
      <w:r>
        <w:t>XXXXXX).</w:t>
      </w:r>
    </w:p>
    <w:p w14:paraId="64EF04E2" w14:textId="77777777" w:rsidR="00506873" w:rsidRDefault="00066E17">
      <w:pPr>
        <w:pStyle w:val="Heading1"/>
      </w:pPr>
      <w:r>
        <w:t>Competing interests</w:t>
      </w:r>
    </w:p>
    <w:p w14:paraId="409B3ED3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1EC5EDA3" w14:textId="77777777" w:rsidR="00506873" w:rsidRDefault="00066E17">
      <w:pPr>
        <w:pStyle w:val="BodyText"/>
        <w:spacing w:before="1"/>
        <w:ind w:left="120"/>
      </w:pPr>
      <w:r>
        <w:t>The authors declare that they have no competing interests.</w:t>
      </w:r>
    </w:p>
    <w:p w14:paraId="2A3A368C" w14:textId="77777777" w:rsidR="00506873" w:rsidRDefault="00506873">
      <w:pPr>
        <w:pStyle w:val="BodyText"/>
        <w:rPr>
          <w:sz w:val="26"/>
        </w:rPr>
      </w:pPr>
    </w:p>
    <w:p w14:paraId="164B5268" w14:textId="77777777" w:rsidR="00506873" w:rsidRDefault="00066E17">
      <w:pPr>
        <w:pStyle w:val="Heading1"/>
        <w:spacing w:before="149"/>
      </w:pPr>
      <w:r>
        <w:rPr>
          <w:w w:val="105"/>
        </w:rPr>
        <w:t>Funding</w:t>
      </w:r>
    </w:p>
    <w:p w14:paraId="62A52670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74C07B8A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J.A.B.</w:t>
      </w:r>
      <w:r>
        <w:rPr>
          <w:spacing w:val="-14"/>
        </w:rPr>
        <w:t xml:space="preserve"> </w:t>
      </w:r>
      <w:r>
        <w:t>received</w:t>
      </w:r>
      <w:r>
        <w:rPr>
          <w:spacing w:val="-15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Institute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Diabetes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Digestive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Kidney</w:t>
      </w:r>
      <w:r>
        <w:rPr>
          <w:spacing w:val="-14"/>
        </w:rPr>
        <w:t xml:space="preserve"> </w:t>
      </w:r>
      <w:r>
        <w:t>Diseases</w:t>
      </w:r>
      <w:r>
        <w:rPr>
          <w:spacing w:val="-15"/>
        </w:rPr>
        <w:t xml:space="preserve"> </w:t>
      </w:r>
      <w:r>
        <w:t>(NIDDK)</w:t>
      </w:r>
      <w:r>
        <w:rPr>
          <w:spacing w:val="-14"/>
        </w:rPr>
        <w:t xml:space="preserve"> </w:t>
      </w:r>
      <w:r>
        <w:t xml:space="preserve">Inter- disciplinary </w:t>
      </w:r>
      <w:r>
        <w:rPr>
          <w:spacing w:val="-4"/>
        </w:rPr>
        <w:t xml:space="preserve">Training </w:t>
      </w:r>
      <w:r>
        <w:t xml:space="preserve">Grant T32 Program in Computational Approaches to Diabetes and Metabolism Research, 1T32DK11096601 to Wendy </w:t>
      </w:r>
      <w:r>
        <w:rPr>
          <w:spacing w:val="-9"/>
        </w:rPr>
        <w:t xml:space="preserve">W. </w:t>
      </w:r>
      <w:r>
        <w:t xml:space="preserve">Chapman and Simon </w:t>
      </w:r>
      <w:r>
        <w:rPr>
          <w:spacing w:val="-4"/>
        </w:rPr>
        <w:t>J.</w:t>
      </w:r>
      <w:r>
        <w:rPr>
          <w:spacing w:val="-6"/>
        </w:rPr>
        <w:t xml:space="preserve"> </w:t>
      </w:r>
      <w:r>
        <w:t>Fisher.</w:t>
      </w:r>
    </w:p>
    <w:p w14:paraId="175049B5" w14:textId="77777777" w:rsidR="00506873" w:rsidRDefault="00066E17">
      <w:pPr>
        <w:pStyle w:val="Heading1"/>
      </w:pPr>
      <w:r>
        <w:t>Contributions</w:t>
      </w:r>
    </w:p>
    <w:p w14:paraId="7E285FDE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6DF2D3E9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J.A.B.</w:t>
      </w:r>
      <w:r>
        <w:rPr>
          <w:spacing w:val="-6"/>
        </w:rPr>
        <w:t xml:space="preserve"> </w:t>
      </w:r>
      <w:r>
        <w:t>conceptualized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administered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project;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investigation,</w:t>
      </w:r>
      <w:r>
        <w:rPr>
          <w:spacing w:val="-4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visualization,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 xml:space="preserve">data </w:t>
      </w:r>
      <w:r>
        <w:t xml:space="preserve">curation; provisioned computing resources; acquired funding; amd write the original draft </w:t>
      </w:r>
      <w:r>
        <w:rPr>
          <w:spacing w:val="-3"/>
        </w:rPr>
        <w:t xml:space="preserve">for </w:t>
      </w:r>
      <w:r>
        <w:t xml:space="preserve">this </w:t>
      </w:r>
      <w:r>
        <w:rPr>
          <w:spacing w:val="-4"/>
        </w:rPr>
        <w:t xml:space="preserve">study. </w:t>
      </w:r>
      <w:r>
        <w:t xml:space="preserve">J.A.B. wrote the software and J.R.B. designed and wrote the rRNA Probe sub-module. J.A.B., </w:t>
      </w:r>
      <w:r>
        <w:rPr>
          <w:spacing w:val="-5"/>
        </w:rPr>
        <w:t xml:space="preserve">J.T.M., </w:t>
      </w:r>
      <w:r>
        <w:t>A.J.B., and</w:t>
      </w:r>
      <w:r>
        <w:rPr>
          <w:spacing w:val="-31"/>
        </w:rPr>
        <w:t xml:space="preserve"> </w:t>
      </w:r>
      <w:r>
        <w:rPr>
          <w:spacing w:val="-10"/>
        </w:rPr>
        <w:t>Y.O.</w:t>
      </w:r>
    </w:p>
    <w:p w14:paraId="17B8930C" w14:textId="77777777" w:rsidR="00506873" w:rsidRDefault="00506873">
      <w:pPr>
        <w:spacing w:line="453" w:lineRule="auto"/>
        <w:jc w:val="both"/>
        <w:sectPr w:rsidR="00506873">
          <w:pgSz w:w="12240" w:h="20160"/>
          <w:pgMar w:top="640" w:right="0" w:bottom="360" w:left="600" w:header="0" w:footer="161" w:gutter="0"/>
          <w:cols w:space="720"/>
        </w:sectPr>
      </w:pPr>
    </w:p>
    <w:p w14:paraId="1EEE0183" w14:textId="77777777" w:rsidR="00506873" w:rsidRDefault="00066E17">
      <w:pPr>
        <w:pStyle w:val="BodyText"/>
        <w:spacing w:before="73" w:line="453" w:lineRule="auto"/>
        <w:ind w:left="120" w:right="719"/>
        <w:jc w:val="both"/>
      </w:pPr>
      <w:r>
        <w:lastRenderedPageBreak/>
        <w:t>performed</w:t>
      </w:r>
      <w:r>
        <w:rPr>
          <w:spacing w:val="-8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documentation</w:t>
      </w:r>
      <w:r>
        <w:rPr>
          <w:spacing w:val="-7"/>
        </w:rPr>
        <w:t xml:space="preserve"> </w:t>
      </w:r>
      <w:r>
        <w:t>validation.</w:t>
      </w:r>
      <w:r>
        <w:rPr>
          <w:spacing w:val="10"/>
        </w:rPr>
        <w:t xml:space="preserve"> </w:t>
      </w:r>
      <w:r>
        <w:t>J.A.B.,</w:t>
      </w:r>
      <w:r>
        <w:rPr>
          <w:spacing w:val="-7"/>
        </w:rPr>
        <w:t xml:space="preserve"> </w:t>
      </w:r>
      <w:r>
        <w:t>J.R.B.,</w:t>
      </w:r>
      <w:r>
        <w:rPr>
          <w:spacing w:val="-7"/>
        </w:rPr>
        <w:t xml:space="preserve"> </w:t>
      </w:r>
      <w:r>
        <w:rPr>
          <w:spacing w:val="-4"/>
        </w:rPr>
        <w:t>M.T.H.,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J.G.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methodol- </w:t>
      </w:r>
      <w:r>
        <w:rPr>
          <w:spacing w:val="-6"/>
        </w:rPr>
        <w:t xml:space="preserve">ogy. </w:t>
      </w:r>
      <w:r>
        <w:rPr>
          <w:spacing w:val="-8"/>
        </w:rPr>
        <w:t xml:space="preserve">J.P.R, </w:t>
      </w:r>
      <w:r>
        <w:rPr>
          <w:spacing w:val="-4"/>
        </w:rPr>
        <w:t xml:space="preserve">M.T.H., </w:t>
      </w:r>
      <w:r>
        <w:t xml:space="preserve">J.G., and A.R.Q. supervised the </w:t>
      </w:r>
      <w:r>
        <w:rPr>
          <w:spacing w:val="-4"/>
        </w:rPr>
        <w:t xml:space="preserve">study. </w:t>
      </w:r>
      <w:r>
        <w:t xml:space="preserve">All authors were </w:t>
      </w:r>
      <w:r>
        <w:rPr>
          <w:spacing w:val="-3"/>
        </w:rPr>
        <w:t xml:space="preserve">involved </w:t>
      </w:r>
      <w:r>
        <w:t>in reviewing and editing the manuscript.</w:t>
      </w:r>
    </w:p>
    <w:p w14:paraId="2BBCC360" w14:textId="77777777" w:rsidR="00506873" w:rsidRDefault="00066E17">
      <w:pPr>
        <w:pStyle w:val="Heading1"/>
        <w:spacing w:before="223"/>
      </w:pPr>
      <w:r>
        <w:t>Acknowledgments</w:t>
      </w:r>
    </w:p>
    <w:p w14:paraId="03A009FA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2DAB75F7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The</w:t>
      </w:r>
      <w:r>
        <w:rPr>
          <w:spacing w:val="-11"/>
        </w:rPr>
        <w:t xml:space="preserve"> </w:t>
      </w:r>
      <w:r>
        <w:t>authors</w:t>
      </w:r>
      <w:r>
        <w:rPr>
          <w:spacing w:val="-10"/>
        </w:rPr>
        <w:t xml:space="preserve"> </w:t>
      </w:r>
      <w:r>
        <w:t>wish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thank</w:t>
      </w:r>
      <w:r>
        <w:rPr>
          <w:spacing w:val="-11"/>
        </w:rPr>
        <w:t xml:space="preserve"> </w:t>
      </w:r>
      <w:r>
        <w:t>Mark</w:t>
      </w:r>
      <w:r>
        <w:rPr>
          <w:spacing w:val="-10"/>
        </w:rPr>
        <w:t xml:space="preserve"> </w:t>
      </w:r>
      <w:r>
        <w:t>Wadsworth,</w:t>
      </w:r>
      <w:r>
        <w:rPr>
          <w:spacing w:val="-9"/>
        </w:rPr>
        <w:t xml:space="preserve"> </w:t>
      </w:r>
      <w:r>
        <w:t>Ryan</w:t>
      </w:r>
      <w:r>
        <w:rPr>
          <w:spacing w:val="-11"/>
        </w:rPr>
        <w:t xml:space="preserve"> </w:t>
      </w:r>
      <w:r>
        <w:t>Miller,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Michael</w:t>
      </w:r>
      <w:r>
        <w:rPr>
          <w:spacing w:val="-10"/>
        </w:rPr>
        <w:t xml:space="preserve"> </w:t>
      </w:r>
      <w:r>
        <w:t>Cormier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discussions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 xml:space="preserve">pipeline design. They also wish to thank Cameron Waller </w:t>
      </w:r>
      <w:r>
        <w:rPr>
          <w:spacing w:val="-3"/>
        </w:rPr>
        <w:t xml:space="preserve">for </w:t>
      </w:r>
      <w:r>
        <w:t xml:space="preserve">helpful discussions related to pipeline design and </w:t>
      </w:r>
      <w:r>
        <w:rPr>
          <w:spacing w:val="-3"/>
        </w:rPr>
        <w:t xml:space="preserve">analysis. </w:t>
      </w:r>
      <w:r>
        <w:t>The</w:t>
      </w:r>
      <w:r>
        <w:rPr>
          <w:spacing w:val="-7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Center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Utah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grate- fully</w:t>
      </w:r>
      <w:r>
        <w:rPr>
          <w:spacing w:val="-10"/>
        </w:rPr>
        <w:t xml:space="preserve"> </w:t>
      </w:r>
      <w:r>
        <w:t>acknowledged.</w:t>
      </w:r>
      <w:r>
        <w:rPr>
          <w:spacing w:val="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computational</w:t>
      </w:r>
      <w:r>
        <w:rPr>
          <w:spacing w:val="-9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partially</w:t>
      </w:r>
      <w:r>
        <w:rPr>
          <w:spacing w:val="-9"/>
        </w:rPr>
        <w:t xml:space="preserve"> </w:t>
      </w:r>
      <w:r>
        <w:t>funded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NIH</w:t>
      </w:r>
      <w:r>
        <w:rPr>
          <w:spacing w:val="-9"/>
        </w:rPr>
        <w:t xml:space="preserve"> </w:t>
      </w:r>
      <w:r>
        <w:t>Shared</w:t>
      </w:r>
      <w:r>
        <w:rPr>
          <w:spacing w:val="-9"/>
        </w:rPr>
        <w:t xml:space="preserve"> </w:t>
      </w:r>
      <w:r>
        <w:t>Instrumentation Grant</w:t>
      </w:r>
      <w:r>
        <w:rPr>
          <w:spacing w:val="-2"/>
        </w:rPr>
        <w:t xml:space="preserve"> </w:t>
      </w:r>
      <w:r>
        <w:t>1S10OD021644-01A1.</w:t>
      </w:r>
    </w:p>
    <w:p w14:paraId="25D95CC6" w14:textId="77777777" w:rsidR="00506873" w:rsidRDefault="00066E17">
      <w:pPr>
        <w:pStyle w:val="Heading1"/>
        <w:jc w:val="both"/>
      </w:pPr>
      <w:r>
        <w:t>References</w:t>
      </w:r>
    </w:p>
    <w:p w14:paraId="1EC8DBD1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1AA5AA22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3"/>
        </w:rPr>
        <w:t xml:space="preserve">S. </w:t>
      </w:r>
      <w:r>
        <w:t xml:space="preserve">Byron, K. </w:t>
      </w:r>
      <w:r>
        <w:rPr>
          <w:spacing w:val="-14"/>
        </w:rPr>
        <w:t xml:space="preserve">V. </w:t>
      </w:r>
      <w:r>
        <w:t xml:space="preserve">Keuren-Jensen, </w:t>
      </w:r>
      <w:r>
        <w:rPr>
          <w:spacing w:val="-8"/>
        </w:rPr>
        <w:t xml:space="preserve">D. </w:t>
      </w:r>
      <w:r>
        <w:t xml:space="preserve">Engelthaler, </w:t>
      </w:r>
      <w:r>
        <w:rPr>
          <w:spacing w:val="-4"/>
        </w:rPr>
        <w:t xml:space="preserve">J. </w:t>
      </w:r>
      <w:r>
        <w:t xml:space="preserve">Carpten, </w:t>
      </w:r>
      <w:r>
        <w:rPr>
          <w:spacing w:val="-8"/>
        </w:rPr>
        <w:t xml:space="preserve">D. </w:t>
      </w:r>
      <w:r>
        <w:t xml:space="preserve">Craig, </w:t>
      </w:r>
      <w:r>
        <w:rPr>
          <w:i/>
        </w:rPr>
        <w:t xml:space="preserve">Nat </w:t>
      </w:r>
      <w:r>
        <w:rPr>
          <w:i/>
          <w:spacing w:val="-3"/>
        </w:rPr>
        <w:t xml:space="preserve">Rev </w:t>
      </w:r>
      <w:r>
        <w:rPr>
          <w:i/>
        </w:rPr>
        <w:t xml:space="preserve">Genet </w:t>
      </w:r>
      <w:r>
        <w:rPr>
          <w:b/>
        </w:rPr>
        <w:t>17</w:t>
      </w:r>
      <w:r>
        <w:t>, 392–393</w:t>
      </w:r>
      <w:r>
        <w:rPr>
          <w:spacing w:val="1"/>
        </w:rPr>
        <w:t xml:space="preserve"> </w:t>
      </w:r>
      <w:r>
        <w:t>(2016).</w:t>
      </w:r>
    </w:p>
    <w:p w14:paraId="607C9F95" w14:textId="77777777" w:rsidR="00506873" w:rsidRDefault="00506873">
      <w:pPr>
        <w:pStyle w:val="BodyText"/>
        <w:spacing w:before="2"/>
        <w:rPr>
          <w:sz w:val="35"/>
        </w:rPr>
      </w:pPr>
    </w:p>
    <w:p w14:paraId="2803110A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Ingolia, </w:t>
      </w:r>
      <w:r>
        <w:rPr>
          <w:spacing w:val="-3"/>
        </w:rPr>
        <w:t xml:space="preserve">S. </w:t>
      </w:r>
      <w:r>
        <w:t xml:space="preserve">Ghaemmaghami, </w:t>
      </w:r>
      <w:r>
        <w:rPr>
          <w:spacing w:val="-4"/>
        </w:rPr>
        <w:t xml:space="preserve">J. </w:t>
      </w:r>
      <w:r>
        <w:t xml:space="preserve">Newman, </w:t>
      </w:r>
      <w:r>
        <w:rPr>
          <w:spacing w:val="-4"/>
        </w:rPr>
        <w:t xml:space="preserve">J. </w:t>
      </w:r>
      <w:r>
        <w:t xml:space="preserve">Weissman, </w:t>
      </w:r>
      <w:r>
        <w:rPr>
          <w:i/>
        </w:rPr>
        <w:t xml:space="preserve">Science </w:t>
      </w:r>
      <w:r>
        <w:rPr>
          <w:b/>
        </w:rPr>
        <w:t>324</w:t>
      </w:r>
      <w:r>
        <w:t>, 218</w:t>
      </w:r>
      <w:r>
        <w:rPr>
          <w:spacing w:val="-8"/>
        </w:rPr>
        <w:t xml:space="preserve"> </w:t>
      </w:r>
      <w:r>
        <w:t>(2009).</w:t>
      </w:r>
    </w:p>
    <w:p w14:paraId="18B1746B" w14:textId="77777777" w:rsidR="00506873" w:rsidRDefault="00506873">
      <w:pPr>
        <w:pStyle w:val="BodyText"/>
        <w:spacing w:before="2"/>
        <w:rPr>
          <w:sz w:val="35"/>
        </w:rPr>
      </w:pPr>
    </w:p>
    <w:p w14:paraId="6ACBE0CB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Z. Costello, H. Martin, </w:t>
      </w:r>
      <w:r>
        <w:rPr>
          <w:i/>
        </w:rPr>
        <w:t xml:space="preserve">NPJ Syst Biol Appl </w:t>
      </w:r>
      <w:r>
        <w:rPr>
          <w:b/>
        </w:rPr>
        <w:t>4</w:t>
      </w:r>
      <w:r>
        <w:rPr>
          <w:b/>
          <w:spacing w:val="6"/>
        </w:rPr>
        <w:t xml:space="preserve"> </w:t>
      </w:r>
      <w:r>
        <w:t>(2018).</w:t>
      </w:r>
    </w:p>
    <w:p w14:paraId="2A7BC73B" w14:textId="77777777" w:rsidR="00506873" w:rsidRDefault="00506873">
      <w:pPr>
        <w:pStyle w:val="BodyText"/>
        <w:spacing w:before="2"/>
        <w:rPr>
          <w:sz w:val="35"/>
        </w:rPr>
      </w:pPr>
    </w:p>
    <w:p w14:paraId="6996E318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291"/>
        <w:jc w:val="left"/>
      </w:pPr>
      <w:r>
        <w:rPr>
          <w:spacing w:val="-14"/>
        </w:rPr>
        <w:t xml:space="preserve">V. </w:t>
      </w:r>
      <w:r>
        <w:t xml:space="preserve">Funari, </w:t>
      </w:r>
      <w:r>
        <w:rPr>
          <w:spacing w:val="-3"/>
        </w:rPr>
        <w:t xml:space="preserve">S. </w:t>
      </w:r>
      <w:r>
        <w:t xml:space="preserve">Canosa, </w:t>
      </w:r>
      <w:r>
        <w:rPr>
          <w:i/>
        </w:rPr>
        <w:t xml:space="preserve">Science </w:t>
      </w:r>
      <w:r>
        <w:rPr>
          <w:b/>
        </w:rPr>
        <w:t>344</w:t>
      </w:r>
      <w:r>
        <w:t>, 653</w:t>
      </w:r>
      <w:r>
        <w:rPr>
          <w:spacing w:val="13"/>
        </w:rPr>
        <w:t xml:space="preserve"> </w:t>
      </w:r>
      <w:r>
        <w:t>(2014).</w:t>
      </w:r>
    </w:p>
    <w:p w14:paraId="5C93068E" w14:textId="77777777" w:rsidR="00506873" w:rsidRDefault="00506873">
      <w:pPr>
        <w:pStyle w:val="BodyText"/>
        <w:spacing w:before="1"/>
        <w:rPr>
          <w:sz w:val="35"/>
        </w:rPr>
      </w:pPr>
    </w:p>
    <w:p w14:paraId="0F6F5293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291"/>
        <w:jc w:val="left"/>
      </w:pPr>
      <w:r>
        <w:t xml:space="preserve">M. Gerashchenko, </w:t>
      </w:r>
      <w:r>
        <w:rPr>
          <w:spacing w:val="-14"/>
        </w:rPr>
        <w:t xml:space="preserve">V. </w:t>
      </w:r>
      <w:r>
        <w:rPr>
          <w:spacing w:val="-3"/>
        </w:rPr>
        <w:t xml:space="preserve">Gladyshev, </w:t>
      </w:r>
      <w:r>
        <w:rPr>
          <w:i/>
        </w:rPr>
        <w:t xml:space="preserve">Nucleic Acids Res </w:t>
      </w:r>
      <w:r>
        <w:rPr>
          <w:b/>
        </w:rPr>
        <w:t>42</w:t>
      </w:r>
      <w:r>
        <w:rPr>
          <w:b/>
          <w:spacing w:val="9"/>
        </w:rPr>
        <w:t xml:space="preserve"> </w:t>
      </w:r>
      <w:r>
        <w:t>(2014).</w:t>
      </w:r>
    </w:p>
    <w:p w14:paraId="3CBF94D7" w14:textId="77777777" w:rsidR="00506873" w:rsidRDefault="00506873">
      <w:pPr>
        <w:pStyle w:val="BodyText"/>
        <w:spacing w:before="2"/>
        <w:rPr>
          <w:sz w:val="35"/>
        </w:rPr>
      </w:pPr>
    </w:p>
    <w:p w14:paraId="1CBDC1DE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4"/>
        </w:rPr>
        <w:t xml:space="preserve">C. </w:t>
      </w:r>
      <w:r>
        <w:t xml:space="preserve">Artieri, H. </w:t>
      </w:r>
      <w:r>
        <w:rPr>
          <w:spacing w:val="-4"/>
        </w:rPr>
        <w:t xml:space="preserve">Fraser, </w:t>
      </w:r>
      <w:r>
        <w:rPr>
          <w:i/>
        </w:rPr>
        <w:t xml:space="preserve">Genome Res </w:t>
      </w:r>
      <w:r>
        <w:rPr>
          <w:b/>
        </w:rPr>
        <w:t>24</w:t>
      </w:r>
      <w:r>
        <w:t>, 2011</w:t>
      </w:r>
      <w:r>
        <w:rPr>
          <w:spacing w:val="4"/>
        </w:rPr>
        <w:t xml:space="preserve"> </w:t>
      </w:r>
      <w:r>
        <w:t>(2014).</w:t>
      </w:r>
    </w:p>
    <w:p w14:paraId="36C3193F" w14:textId="77777777" w:rsidR="00506873" w:rsidRDefault="00506873">
      <w:pPr>
        <w:pStyle w:val="BodyText"/>
        <w:spacing w:before="2"/>
        <w:rPr>
          <w:sz w:val="35"/>
        </w:rPr>
      </w:pPr>
    </w:p>
    <w:p w14:paraId="75AC572E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4"/>
        </w:rPr>
        <w:t xml:space="preserve">J. </w:t>
      </w:r>
      <w:r>
        <w:t xml:space="preserve">Hussmann, </w:t>
      </w:r>
      <w:r>
        <w:rPr>
          <w:spacing w:val="-3"/>
        </w:rPr>
        <w:t xml:space="preserve">S. </w:t>
      </w:r>
      <w:r>
        <w:t xml:space="preserve">Patchett, A. Johnson, </w:t>
      </w:r>
      <w:r>
        <w:rPr>
          <w:spacing w:val="-3"/>
        </w:rPr>
        <w:t xml:space="preserve">S. Sawyer, </w:t>
      </w:r>
      <w:r>
        <w:rPr>
          <w:spacing w:val="-9"/>
        </w:rPr>
        <w:t xml:space="preserve">W. </w:t>
      </w:r>
      <w:r>
        <w:t xml:space="preserve">Press, </w:t>
      </w:r>
      <w:r>
        <w:rPr>
          <w:i/>
        </w:rPr>
        <w:t xml:space="preserve">PLoS Genet </w:t>
      </w:r>
      <w:r>
        <w:rPr>
          <w:b/>
        </w:rPr>
        <w:t>11</w:t>
      </w:r>
      <w:r>
        <w:rPr>
          <w:b/>
          <w:spacing w:val="13"/>
        </w:rPr>
        <w:t xml:space="preserve"> </w:t>
      </w:r>
      <w:r>
        <w:t>(2015).</w:t>
      </w:r>
    </w:p>
    <w:p w14:paraId="6F9982FC" w14:textId="77777777" w:rsidR="00506873" w:rsidRDefault="00506873">
      <w:pPr>
        <w:pStyle w:val="BodyText"/>
        <w:spacing w:before="2"/>
        <w:rPr>
          <w:sz w:val="35"/>
        </w:rPr>
      </w:pPr>
    </w:p>
    <w:p w14:paraId="6F42E060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r>
        <w:rPr>
          <w:spacing w:val="-3"/>
        </w:rPr>
        <w:t xml:space="preserve">McGlincy, </w:t>
      </w:r>
      <w:r>
        <w:t xml:space="preserve">N. Ingolia, </w:t>
      </w:r>
      <w:r>
        <w:rPr>
          <w:i/>
        </w:rPr>
        <w:t xml:space="preserve">Methods </w:t>
      </w:r>
      <w:r>
        <w:rPr>
          <w:b/>
        </w:rPr>
        <w:t>126</w:t>
      </w:r>
      <w:r>
        <w:t>, 112</w:t>
      </w:r>
      <w:r>
        <w:rPr>
          <w:spacing w:val="-1"/>
        </w:rPr>
        <w:t xml:space="preserve"> </w:t>
      </w:r>
      <w:r>
        <w:t>(2017).</w:t>
      </w:r>
    </w:p>
    <w:p w14:paraId="73A6B331" w14:textId="77777777" w:rsidR="00506873" w:rsidRDefault="00506873">
      <w:pPr>
        <w:pStyle w:val="BodyText"/>
        <w:spacing w:before="2"/>
        <w:rPr>
          <w:sz w:val="35"/>
        </w:rPr>
      </w:pPr>
    </w:p>
    <w:p w14:paraId="5D35436E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8"/>
        </w:rPr>
        <w:t xml:space="preserve">D. </w:t>
      </w:r>
      <w:r>
        <w:t xml:space="preserve">Weinberg,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Rep </w:t>
      </w:r>
      <w:r>
        <w:rPr>
          <w:b/>
        </w:rPr>
        <w:t>14</w:t>
      </w:r>
      <w:r>
        <w:t>, 1787</w:t>
      </w:r>
      <w:r>
        <w:rPr>
          <w:spacing w:val="3"/>
        </w:rPr>
        <w:t xml:space="preserve"> </w:t>
      </w:r>
      <w:r>
        <w:t>(2016).</w:t>
      </w:r>
    </w:p>
    <w:p w14:paraId="5F68AAB3" w14:textId="77777777" w:rsidR="00506873" w:rsidRDefault="00506873">
      <w:pPr>
        <w:pStyle w:val="BodyText"/>
        <w:spacing w:before="2"/>
        <w:rPr>
          <w:sz w:val="35"/>
        </w:rPr>
      </w:pPr>
    </w:p>
    <w:p w14:paraId="4D6989C4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rPr>
          <w:spacing w:val="-3"/>
        </w:rPr>
        <w:t xml:space="preserve">S. </w:t>
      </w:r>
      <w:r>
        <w:t xml:space="preserve">Anders, </w:t>
      </w:r>
      <w:r>
        <w:rPr>
          <w:spacing w:val="-20"/>
        </w:rPr>
        <w:t xml:space="preserve">P. </w:t>
      </w:r>
      <w:r>
        <w:t xml:space="preserve">Pyl, </w:t>
      </w:r>
      <w:r>
        <w:rPr>
          <w:spacing w:val="-9"/>
        </w:rPr>
        <w:t xml:space="preserve">W. </w:t>
      </w:r>
      <w:r>
        <w:t xml:space="preserve">Huber, </w:t>
      </w:r>
      <w:r>
        <w:rPr>
          <w:i/>
        </w:rPr>
        <w:t xml:space="preserve">Bioinformatics </w:t>
      </w:r>
      <w:r>
        <w:rPr>
          <w:b/>
        </w:rPr>
        <w:t>31</w:t>
      </w:r>
      <w:r>
        <w:t>, 166</w:t>
      </w:r>
      <w:r>
        <w:rPr>
          <w:spacing w:val="-18"/>
        </w:rPr>
        <w:t xml:space="preserve"> </w:t>
      </w:r>
      <w:r>
        <w:t>(2015).</w:t>
      </w:r>
    </w:p>
    <w:p w14:paraId="64D6FDE4" w14:textId="77777777" w:rsidR="00506873" w:rsidRDefault="00506873">
      <w:pPr>
        <w:pStyle w:val="BodyText"/>
        <w:spacing w:before="2"/>
        <w:rPr>
          <w:sz w:val="35"/>
        </w:rPr>
      </w:pPr>
    </w:p>
    <w:p w14:paraId="26D6FDEE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t>Anaconda, Anaconda software distribution,</w:t>
      </w:r>
      <w:r>
        <w:rPr>
          <w:spacing w:val="-24"/>
        </w:rPr>
        <w:t xml:space="preserve"> </w:t>
      </w:r>
      <w:r>
        <w:rPr>
          <w:rFonts w:ascii="Courier New"/>
        </w:rPr>
        <w:t>https://anaconda.com</w:t>
      </w:r>
      <w:r>
        <w:t>.</w:t>
      </w:r>
    </w:p>
    <w:p w14:paraId="20D84EBB" w14:textId="77777777" w:rsidR="00506873" w:rsidRDefault="00506873">
      <w:pPr>
        <w:pStyle w:val="BodyText"/>
        <w:spacing w:before="6"/>
        <w:rPr>
          <w:sz w:val="33"/>
        </w:rPr>
      </w:pPr>
    </w:p>
    <w:p w14:paraId="25512969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t xml:space="preserve">A. Dobin,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29</w:t>
      </w:r>
      <w:r>
        <w:t>, 15</w:t>
      </w:r>
      <w:r>
        <w:rPr>
          <w:spacing w:val="-4"/>
        </w:rPr>
        <w:t xml:space="preserve"> </w:t>
      </w:r>
      <w:r>
        <w:t>(2013).</w:t>
      </w:r>
    </w:p>
    <w:p w14:paraId="35AE73F1" w14:textId="77777777" w:rsidR="00506873" w:rsidRDefault="00506873">
      <w:pPr>
        <w:pStyle w:val="BodyText"/>
        <w:spacing w:before="2"/>
        <w:rPr>
          <w:sz w:val="35"/>
        </w:rPr>
      </w:pPr>
    </w:p>
    <w:p w14:paraId="00A2B361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rPr>
          <w:spacing w:val="-4"/>
        </w:rPr>
        <w:t xml:space="preserve">C. Trapnell,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Protoc </w:t>
      </w:r>
      <w:r>
        <w:rPr>
          <w:b/>
        </w:rPr>
        <w:t>7</w:t>
      </w:r>
      <w:r>
        <w:rPr>
          <w:b/>
          <w:spacing w:val="10"/>
        </w:rPr>
        <w:t xml:space="preserve"> </w:t>
      </w:r>
      <w:r>
        <w:t>(2012).</w:t>
      </w:r>
    </w:p>
    <w:p w14:paraId="7CC84702" w14:textId="77777777" w:rsidR="00506873" w:rsidRDefault="00506873">
      <w:pPr>
        <w:pStyle w:val="BodyText"/>
        <w:spacing w:before="2"/>
        <w:rPr>
          <w:sz w:val="35"/>
        </w:rPr>
      </w:pPr>
    </w:p>
    <w:p w14:paraId="2A590F77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rPr>
          <w:spacing w:val="-3"/>
        </w:rPr>
        <w:t xml:space="preserve">S. </w:t>
      </w:r>
      <w:r>
        <w:t xml:space="preserve">Chen, </w:t>
      </w:r>
      <w:r>
        <w:rPr>
          <w:spacing w:val="-16"/>
        </w:rPr>
        <w:t xml:space="preserve">Y. </w:t>
      </w:r>
      <w:r>
        <w:t xml:space="preserve">Zhou, </w:t>
      </w:r>
      <w:r>
        <w:rPr>
          <w:spacing w:val="-16"/>
        </w:rPr>
        <w:t xml:space="preserve">Y. </w:t>
      </w:r>
      <w:r>
        <w:t xml:space="preserve">Chen, </w:t>
      </w:r>
      <w:r>
        <w:rPr>
          <w:spacing w:val="-4"/>
        </w:rPr>
        <w:t xml:space="preserve">J. </w:t>
      </w:r>
      <w:r>
        <w:t xml:space="preserve">Gu, </w:t>
      </w:r>
      <w:r>
        <w:rPr>
          <w:i/>
        </w:rPr>
        <w:t xml:space="preserve">Bioinformatics </w:t>
      </w:r>
      <w:r>
        <w:rPr>
          <w:b/>
        </w:rPr>
        <w:t>34</w:t>
      </w:r>
      <w:r>
        <w:rPr>
          <w:b/>
          <w:spacing w:val="30"/>
        </w:rPr>
        <w:t xml:space="preserve"> </w:t>
      </w:r>
      <w:r>
        <w:t>(2018).</w:t>
      </w:r>
    </w:p>
    <w:p w14:paraId="35B31149" w14:textId="77777777" w:rsidR="00506873" w:rsidRDefault="00506873">
      <w:pPr>
        <w:pStyle w:val="BodyText"/>
        <w:spacing w:before="2"/>
        <w:rPr>
          <w:sz w:val="35"/>
        </w:rPr>
      </w:pPr>
    </w:p>
    <w:p w14:paraId="31AAFB2E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rPr>
          <w:spacing w:val="-16"/>
        </w:rPr>
        <w:t xml:space="preserve">Y. </w:t>
      </w:r>
      <w:r>
        <w:t xml:space="preserve">Fu, </w:t>
      </w:r>
      <w:r>
        <w:rPr>
          <w:spacing w:val="-20"/>
        </w:rPr>
        <w:t xml:space="preserve">P. </w:t>
      </w:r>
      <w:r>
        <w:rPr>
          <w:spacing w:val="-3"/>
        </w:rPr>
        <w:t xml:space="preserve">Wu, </w:t>
      </w:r>
      <w:r>
        <w:rPr>
          <w:spacing w:val="-14"/>
        </w:rPr>
        <w:t xml:space="preserve">T. </w:t>
      </w:r>
      <w:r>
        <w:t xml:space="preserve">Beane, </w:t>
      </w:r>
      <w:r>
        <w:rPr>
          <w:spacing w:val="-20"/>
        </w:rPr>
        <w:t xml:space="preserve">P. </w:t>
      </w:r>
      <w:r>
        <w:t xml:space="preserve">Zamore, Z. Weng, </w:t>
      </w:r>
      <w:r>
        <w:rPr>
          <w:i/>
        </w:rPr>
        <w:t xml:space="preserve">BMC Genomics </w:t>
      </w:r>
      <w:r>
        <w:rPr>
          <w:b/>
        </w:rPr>
        <w:t>19</w:t>
      </w:r>
      <w:r>
        <w:rPr>
          <w:b/>
          <w:spacing w:val="-27"/>
        </w:rPr>
        <w:t xml:space="preserve"> </w:t>
      </w:r>
      <w:r>
        <w:t>(2018).</w:t>
      </w:r>
    </w:p>
    <w:p w14:paraId="0772EF80" w14:textId="77777777" w:rsidR="00506873" w:rsidRDefault="00506873">
      <w:pPr>
        <w:pStyle w:val="BodyText"/>
        <w:spacing w:before="2"/>
        <w:rPr>
          <w:sz w:val="35"/>
        </w:rPr>
      </w:pPr>
    </w:p>
    <w:p w14:paraId="5F5AC888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t xml:space="preserve">G. Baruzzo,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135–139</w:t>
      </w:r>
      <w:r>
        <w:rPr>
          <w:spacing w:val="-6"/>
        </w:rPr>
        <w:t xml:space="preserve"> </w:t>
      </w:r>
      <w:r>
        <w:t>(2017).</w:t>
      </w:r>
    </w:p>
    <w:p w14:paraId="38CBEABD" w14:textId="77777777" w:rsidR="00506873" w:rsidRDefault="00506873">
      <w:pPr>
        <w:pStyle w:val="BodyText"/>
        <w:spacing w:before="2"/>
        <w:rPr>
          <w:sz w:val="35"/>
        </w:rPr>
      </w:pPr>
    </w:p>
    <w:p w14:paraId="01F92CA1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t xml:space="preserve">H. Li,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25</w:t>
      </w:r>
      <w:r>
        <w:t>, 2078</w:t>
      </w:r>
      <w:r>
        <w:rPr>
          <w:spacing w:val="-4"/>
        </w:rPr>
        <w:t xml:space="preserve"> </w:t>
      </w:r>
      <w:r>
        <w:t>(2009).</w:t>
      </w:r>
    </w:p>
    <w:p w14:paraId="4F31D968" w14:textId="77777777" w:rsidR="00506873" w:rsidRDefault="00506873">
      <w:pPr>
        <w:pStyle w:val="BodyText"/>
        <w:spacing w:before="2"/>
        <w:rPr>
          <w:sz w:val="35"/>
        </w:rPr>
      </w:pPr>
    </w:p>
    <w:p w14:paraId="466E381C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t xml:space="preserve">A. Quinlan, I. Hall, </w:t>
      </w:r>
      <w:r>
        <w:rPr>
          <w:i/>
        </w:rPr>
        <w:t xml:space="preserve">Bioinformatics </w:t>
      </w:r>
      <w:r>
        <w:rPr>
          <w:b/>
        </w:rPr>
        <w:t>26</w:t>
      </w:r>
      <w:r>
        <w:t>, 841</w:t>
      </w:r>
      <w:r>
        <w:rPr>
          <w:spacing w:val="-4"/>
        </w:rPr>
        <w:t xml:space="preserve"> </w:t>
      </w:r>
      <w:r>
        <w:t>(2010).</w:t>
      </w:r>
    </w:p>
    <w:p w14:paraId="0D6B660A" w14:textId="77777777" w:rsidR="00506873" w:rsidRDefault="00506873">
      <w:pPr>
        <w:pStyle w:val="BodyText"/>
        <w:spacing w:before="3"/>
        <w:rPr>
          <w:sz w:val="35"/>
        </w:rPr>
      </w:pPr>
    </w:p>
    <w:p w14:paraId="6C363544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rPr>
          <w:spacing w:val="-33"/>
          <w:w w:val="99"/>
        </w:rPr>
        <w:t>F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Ra</w:t>
      </w:r>
      <w:r>
        <w:rPr>
          <w:spacing w:val="-7"/>
          <w:w w:val="99"/>
        </w:rPr>
        <w:t>m</w:t>
      </w:r>
      <w:r>
        <w:rPr>
          <w:spacing w:val="-67"/>
          <w:w w:val="99"/>
        </w:rPr>
        <w:t>´</w:t>
      </w:r>
      <w:r>
        <w:rPr>
          <w:w w:val="99"/>
        </w:rPr>
        <w:t>ırez,</w:t>
      </w:r>
      <w:r>
        <w:rPr>
          <w:spacing w:val="-1"/>
        </w:rPr>
        <w:t xml:space="preserve"> </w:t>
      </w:r>
      <w:r>
        <w:rPr>
          <w:spacing w:val="-33"/>
          <w:w w:val="99"/>
        </w:rPr>
        <w:t>F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spacing w:val="-1"/>
          <w:w w:val="99"/>
        </w:rPr>
        <w:t>D</w:t>
      </w:r>
      <w:r>
        <w:rPr>
          <w:spacing w:val="-97"/>
          <w:w w:val="99"/>
        </w:rPr>
        <w:t>u</w:t>
      </w:r>
      <w:r>
        <w:rPr>
          <w:w w:val="99"/>
        </w:rPr>
        <w:t>¨</w:t>
      </w:r>
      <w:r>
        <w:rPr>
          <w:spacing w:val="-37"/>
        </w:rPr>
        <w:t xml:space="preserve"> </w:t>
      </w:r>
      <w:r>
        <w:rPr>
          <w:w w:val="99"/>
        </w:rPr>
        <w:t>nda</w:t>
      </w:r>
      <w:r>
        <w:rPr>
          <w:spacing w:val="-11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Diehl,</w:t>
      </w:r>
      <w:r>
        <w:rPr>
          <w:spacing w:val="-1"/>
        </w:rPr>
        <w:t xml:space="preserve"> </w:t>
      </w:r>
      <w:r>
        <w:rPr>
          <w:spacing w:val="-5"/>
          <w:w w:val="99"/>
        </w:rPr>
        <w:t>B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G</w:t>
      </w:r>
      <w:r>
        <w:rPr>
          <w:spacing w:val="-1"/>
          <w:w w:val="99"/>
        </w:rPr>
        <w:t>r</w:t>
      </w:r>
      <w:r>
        <w:rPr>
          <w:spacing w:val="-97"/>
          <w:w w:val="99"/>
        </w:rPr>
        <w:t>u</w:t>
      </w:r>
      <w:r>
        <w:rPr>
          <w:w w:val="99"/>
        </w:rPr>
        <w:t>¨</w:t>
      </w:r>
      <w:r>
        <w:rPr>
          <w:spacing w:val="-37"/>
        </w:rPr>
        <w:t xml:space="preserve"> </w:t>
      </w:r>
      <w:r>
        <w:rPr>
          <w:w w:val="99"/>
        </w:rPr>
        <w:t>ning,</w:t>
      </w:r>
      <w:r>
        <w:rPr>
          <w:spacing w:val="-1"/>
        </w:rPr>
        <w:t xml:space="preserve"> </w:t>
      </w:r>
      <w:r>
        <w:rPr>
          <w:spacing w:val="-27"/>
          <w:w w:val="99"/>
        </w:rPr>
        <w:t>T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Man</w:t>
      </w:r>
      <w:r>
        <w:rPr>
          <w:spacing w:val="-5"/>
          <w:w w:val="99"/>
        </w:rPr>
        <w:t>k</w:t>
      </w:r>
      <w:r>
        <w:rPr>
          <w:spacing w:val="-4"/>
          <w:w w:val="99"/>
        </w:rPr>
        <w:t>e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Nucleic</w:t>
      </w:r>
      <w:r>
        <w:rPr>
          <w:i/>
          <w:spacing w:val="-1"/>
        </w:rPr>
        <w:t xml:space="preserve"> </w:t>
      </w:r>
      <w:r>
        <w:rPr>
          <w:i/>
          <w:w w:val="99"/>
        </w:rPr>
        <w:t>Acids</w:t>
      </w:r>
      <w:r>
        <w:rPr>
          <w:i/>
          <w:spacing w:val="-1"/>
        </w:rPr>
        <w:t xml:space="preserve"> </w:t>
      </w:r>
      <w:r>
        <w:rPr>
          <w:i/>
          <w:w w:val="99"/>
        </w:rPr>
        <w:t>Res</w:t>
      </w:r>
      <w:r>
        <w:rPr>
          <w:i/>
          <w:spacing w:val="5"/>
        </w:rPr>
        <w:t xml:space="preserve"> </w:t>
      </w:r>
      <w:r>
        <w:rPr>
          <w:b/>
          <w:w w:val="99"/>
        </w:rPr>
        <w:t>42</w:t>
      </w:r>
      <w:r>
        <w:rPr>
          <w:b/>
          <w:spacing w:val="-1"/>
        </w:rPr>
        <w:t xml:space="preserve"> </w:t>
      </w:r>
      <w:r>
        <w:rPr>
          <w:w w:val="99"/>
        </w:rPr>
        <w:t>(2014).</w:t>
      </w:r>
    </w:p>
    <w:p w14:paraId="76A67546" w14:textId="77777777" w:rsidR="00506873" w:rsidRDefault="00506873">
      <w:pPr>
        <w:pStyle w:val="BodyText"/>
        <w:spacing w:before="1"/>
        <w:rPr>
          <w:sz w:val="35"/>
        </w:rPr>
      </w:pPr>
    </w:p>
    <w:p w14:paraId="6AEDFD22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both"/>
      </w:pPr>
      <w:r>
        <w:rPr>
          <w:spacing w:val="-4"/>
        </w:rPr>
        <w:t xml:space="preserve">C. </w:t>
      </w:r>
      <w:r>
        <w:t xml:space="preserve">Robert, M. Watson, </w:t>
      </w:r>
      <w:r>
        <w:rPr>
          <w:i/>
        </w:rPr>
        <w:t xml:space="preserve">Genome Biol </w:t>
      </w:r>
      <w:r>
        <w:rPr>
          <w:b/>
        </w:rPr>
        <w:t>16</w:t>
      </w:r>
      <w:r>
        <w:rPr>
          <w:b/>
          <w:spacing w:val="13"/>
        </w:rPr>
        <w:t xml:space="preserve"> </w:t>
      </w:r>
      <w:r>
        <w:t>(2015).</w:t>
      </w:r>
    </w:p>
    <w:p w14:paraId="4714E12F" w14:textId="77777777" w:rsidR="00506873" w:rsidRDefault="00506873">
      <w:pPr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070FAE35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412"/>
        <w:jc w:val="left"/>
      </w:pPr>
      <w:r>
        <w:rPr>
          <w:spacing w:val="-4"/>
        </w:rPr>
        <w:lastRenderedPageBreak/>
        <w:t xml:space="preserve">C. </w:t>
      </w:r>
      <w:r>
        <w:t xml:space="preserve">Evans, </w:t>
      </w:r>
      <w:r>
        <w:rPr>
          <w:spacing w:val="-4"/>
        </w:rPr>
        <w:t xml:space="preserve">J. </w:t>
      </w:r>
      <w:r>
        <w:t xml:space="preserve">Hardin, </w:t>
      </w:r>
      <w:r>
        <w:rPr>
          <w:spacing w:val="-8"/>
        </w:rPr>
        <w:t xml:space="preserve">D. </w:t>
      </w:r>
      <w:r>
        <w:t xml:space="preserve">Stoebel, </w:t>
      </w:r>
      <w:r>
        <w:rPr>
          <w:i/>
        </w:rPr>
        <w:t xml:space="preserve">Brief Bioinform </w:t>
      </w:r>
      <w:r>
        <w:rPr>
          <w:b/>
        </w:rPr>
        <w:t>19</w:t>
      </w:r>
      <w:r>
        <w:t>, 776–792</w:t>
      </w:r>
      <w:r>
        <w:rPr>
          <w:spacing w:val="3"/>
        </w:rPr>
        <w:t xml:space="preserve"> </w:t>
      </w:r>
      <w:r>
        <w:t>(2018).</w:t>
      </w:r>
    </w:p>
    <w:p w14:paraId="7F9ACA77" w14:textId="77777777" w:rsidR="00506873" w:rsidRDefault="00506873">
      <w:pPr>
        <w:pStyle w:val="BodyText"/>
        <w:spacing w:before="5"/>
        <w:rPr>
          <w:sz w:val="34"/>
        </w:rPr>
      </w:pPr>
    </w:p>
    <w:p w14:paraId="705645AB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J. </w:t>
      </w:r>
      <w:r>
        <w:t xml:space="preserve">Leek, </w:t>
      </w:r>
      <w:r>
        <w:rPr>
          <w:spacing w:val="-9"/>
        </w:rPr>
        <w:t xml:space="preserve">W. </w:t>
      </w:r>
      <w:r>
        <w:t xml:space="preserve">Johnson, H. </w:t>
      </w:r>
      <w:r>
        <w:rPr>
          <w:spacing w:val="-4"/>
        </w:rPr>
        <w:t xml:space="preserve">Parker, </w:t>
      </w:r>
      <w:r>
        <w:t xml:space="preserve">A. </w:t>
      </w:r>
      <w:r>
        <w:rPr>
          <w:spacing w:val="-3"/>
        </w:rPr>
        <w:t xml:space="preserve">Jaffe, </w:t>
      </w:r>
      <w:r>
        <w:rPr>
          <w:spacing w:val="-4"/>
        </w:rPr>
        <w:t xml:space="preserve">J. Storey, </w:t>
      </w:r>
      <w:r>
        <w:rPr>
          <w:i/>
        </w:rPr>
        <w:t xml:space="preserve">Bioinformatics </w:t>
      </w:r>
      <w:r>
        <w:rPr>
          <w:b/>
        </w:rPr>
        <w:t>28</w:t>
      </w:r>
      <w:r>
        <w:rPr>
          <w:b/>
          <w:spacing w:val="14"/>
        </w:rPr>
        <w:t xml:space="preserve"> </w:t>
      </w:r>
      <w:r>
        <w:t>(2012).</w:t>
      </w:r>
    </w:p>
    <w:p w14:paraId="38BB9680" w14:textId="77777777" w:rsidR="00506873" w:rsidRDefault="00506873">
      <w:pPr>
        <w:pStyle w:val="BodyText"/>
        <w:spacing w:before="6"/>
        <w:rPr>
          <w:sz w:val="34"/>
        </w:rPr>
      </w:pPr>
    </w:p>
    <w:p w14:paraId="0F897D33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>S.</w:t>
      </w:r>
      <w:r>
        <w:rPr>
          <w:spacing w:val="-31"/>
        </w:rPr>
        <w:t xml:space="preserve"> </w:t>
      </w:r>
      <w:r>
        <w:t>Andrews,</w:t>
      </w:r>
      <w:r>
        <w:rPr>
          <w:spacing w:val="-30"/>
        </w:rPr>
        <w:t xml:space="preserve"> </w:t>
      </w:r>
      <w:r>
        <w:rPr>
          <w:spacing w:val="-3"/>
        </w:rPr>
        <w:t>Fastqc,</w:t>
      </w:r>
      <w:r>
        <w:rPr>
          <w:spacing w:val="-31"/>
        </w:rPr>
        <w:t xml:space="preserve"> </w:t>
      </w:r>
      <w:hyperlink r:id="rId21">
        <w:r>
          <w:rPr>
            <w:rFonts w:ascii="Courier New"/>
          </w:rPr>
          <w:t>http://www.bioinformatics.babraham.ac.uk/projects/fastqc/</w:t>
        </w:r>
        <w:r>
          <w:rPr>
            <w:rFonts w:ascii="Courier New"/>
            <w:spacing w:val="-101"/>
          </w:rPr>
          <w:t xml:space="preserve"> </w:t>
        </w:r>
      </w:hyperlink>
      <w:r>
        <w:t>(2010).</w:t>
      </w:r>
    </w:p>
    <w:p w14:paraId="2894D90F" w14:textId="77777777" w:rsidR="00506873" w:rsidRDefault="00506873">
      <w:pPr>
        <w:pStyle w:val="BodyText"/>
        <w:spacing w:before="9"/>
        <w:rPr>
          <w:sz w:val="32"/>
        </w:rPr>
      </w:pPr>
    </w:p>
    <w:p w14:paraId="7157CB85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3"/>
        </w:rPr>
        <w:t xml:space="preserve">S. Sayols, </w:t>
      </w:r>
      <w:r>
        <w:rPr>
          <w:spacing w:val="-8"/>
        </w:rPr>
        <w:t xml:space="preserve">D. </w:t>
      </w:r>
      <w:r>
        <w:t xml:space="preserve">Scherzinger, H. Klein, </w:t>
      </w:r>
      <w:r>
        <w:rPr>
          <w:i/>
        </w:rPr>
        <w:t xml:space="preserve">BMC Bioinformatics </w:t>
      </w:r>
      <w:r>
        <w:rPr>
          <w:b/>
        </w:rPr>
        <w:t>17</w:t>
      </w:r>
      <w:r>
        <w:t>, 428</w:t>
      </w:r>
      <w:r>
        <w:rPr>
          <w:spacing w:val="2"/>
        </w:rPr>
        <w:t xml:space="preserve"> </w:t>
      </w:r>
      <w:r>
        <w:t>(2016).</w:t>
      </w:r>
    </w:p>
    <w:p w14:paraId="50279A90" w14:textId="77777777" w:rsidR="00506873" w:rsidRDefault="00506873">
      <w:pPr>
        <w:pStyle w:val="BodyText"/>
        <w:spacing w:before="5"/>
        <w:rPr>
          <w:sz w:val="34"/>
        </w:rPr>
      </w:pPr>
    </w:p>
    <w:p w14:paraId="1A6159DC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r>
        <w:t xml:space="preserve">Lauria,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PLoS Comput Biol </w:t>
      </w:r>
      <w:r>
        <w:rPr>
          <w:b/>
        </w:rPr>
        <w:t>14</w:t>
      </w:r>
      <w:r>
        <w:rPr>
          <w:b/>
          <w:spacing w:val="-19"/>
        </w:rPr>
        <w:t xml:space="preserve"> </w:t>
      </w:r>
      <w:r>
        <w:t>(2018).</w:t>
      </w:r>
    </w:p>
    <w:p w14:paraId="23C114B5" w14:textId="77777777" w:rsidR="00506873" w:rsidRDefault="00506873">
      <w:pPr>
        <w:pStyle w:val="BodyText"/>
        <w:spacing w:before="6"/>
        <w:rPr>
          <w:sz w:val="34"/>
        </w:rPr>
      </w:pPr>
    </w:p>
    <w:p w14:paraId="414417AE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J. </w:t>
      </w:r>
      <w:r>
        <w:t xml:space="preserve">Hunter, </w:t>
      </w:r>
      <w:r>
        <w:rPr>
          <w:i/>
        </w:rPr>
        <w:t xml:space="preserve">Computing In Science &amp; Engineering </w:t>
      </w:r>
      <w:r>
        <w:rPr>
          <w:b/>
        </w:rPr>
        <w:t>9</w:t>
      </w:r>
      <w:r>
        <w:t>, 90</w:t>
      </w:r>
      <w:r>
        <w:rPr>
          <w:spacing w:val="2"/>
        </w:rPr>
        <w:t xml:space="preserve"> </w:t>
      </w:r>
      <w:r>
        <w:t>(2007).</w:t>
      </w:r>
    </w:p>
    <w:p w14:paraId="6C4D4354" w14:textId="77777777" w:rsidR="00506873" w:rsidRDefault="00506873">
      <w:pPr>
        <w:pStyle w:val="BodyText"/>
        <w:spacing w:before="6"/>
        <w:rPr>
          <w:sz w:val="34"/>
        </w:rPr>
      </w:pPr>
    </w:p>
    <w:p w14:paraId="6B1CD48A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>M. Waskom, et al</w:t>
      </w:r>
      <w:r>
        <w:rPr>
          <w:spacing w:val="-5"/>
        </w:rPr>
        <w:t xml:space="preserve"> </w:t>
      </w:r>
      <w:r>
        <w:t>(2012).</w:t>
      </w:r>
    </w:p>
    <w:p w14:paraId="4C12A90B" w14:textId="77777777" w:rsidR="00506873" w:rsidRDefault="00506873">
      <w:pPr>
        <w:pStyle w:val="BodyText"/>
        <w:spacing w:before="6"/>
        <w:rPr>
          <w:sz w:val="34"/>
        </w:rPr>
      </w:pPr>
    </w:p>
    <w:p w14:paraId="02EBEF08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r>
        <w:t xml:space="preserve">Pedregosa,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Journal of Machine Learning Research </w:t>
      </w:r>
      <w:r>
        <w:rPr>
          <w:b/>
        </w:rPr>
        <w:t>12</w:t>
      </w:r>
      <w:r>
        <w:t>, 2825</w:t>
      </w:r>
      <w:r>
        <w:rPr>
          <w:spacing w:val="-44"/>
        </w:rPr>
        <w:t xml:space="preserve"> </w:t>
      </w:r>
      <w:r>
        <w:t>(2011).</w:t>
      </w:r>
    </w:p>
    <w:p w14:paraId="303DA5D4" w14:textId="77777777" w:rsidR="00506873" w:rsidRDefault="00506873">
      <w:pPr>
        <w:pStyle w:val="BodyText"/>
        <w:spacing w:before="6"/>
        <w:rPr>
          <w:sz w:val="34"/>
        </w:rPr>
      </w:pPr>
    </w:p>
    <w:p w14:paraId="480F7808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4"/>
        </w:rPr>
        <w:t xml:space="preserve">T. </w:t>
      </w:r>
      <w:r>
        <w:t xml:space="preserve">Oliphant, </w:t>
      </w:r>
      <w:r>
        <w:rPr>
          <w:i/>
        </w:rPr>
        <w:t xml:space="preserve">A guide to NumPy </w:t>
      </w:r>
      <w:r>
        <w:rPr>
          <w:spacing w:val="-4"/>
        </w:rPr>
        <w:t xml:space="preserve">(Trelgol </w:t>
      </w:r>
      <w:r>
        <w:t>Publishing, USA,</w:t>
      </w:r>
      <w:r>
        <w:rPr>
          <w:spacing w:val="-35"/>
        </w:rPr>
        <w:t xml:space="preserve"> </w:t>
      </w:r>
      <w:r>
        <w:t>2006).</w:t>
      </w:r>
    </w:p>
    <w:p w14:paraId="147C965D" w14:textId="77777777" w:rsidR="00506873" w:rsidRDefault="00506873">
      <w:pPr>
        <w:pStyle w:val="BodyText"/>
        <w:spacing w:before="6"/>
        <w:rPr>
          <w:sz w:val="34"/>
        </w:rPr>
      </w:pPr>
    </w:p>
    <w:p w14:paraId="0AA11DE5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van der Walt, </w:t>
      </w:r>
      <w:r>
        <w:rPr>
          <w:spacing w:val="-3"/>
        </w:rPr>
        <w:t xml:space="preserve">S. </w:t>
      </w:r>
      <w:r>
        <w:t xml:space="preserve">Colbert, G. Varoquaux, </w:t>
      </w:r>
      <w:r>
        <w:rPr>
          <w:i/>
        </w:rPr>
        <w:t xml:space="preserve">Computing in Science Engineering </w:t>
      </w:r>
      <w:r>
        <w:rPr>
          <w:b/>
        </w:rPr>
        <w:t>13</w:t>
      </w:r>
      <w:r>
        <w:t>, 22</w:t>
      </w:r>
      <w:r>
        <w:rPr>
          <w:spacing w:val="-21"/>
        </w:rPr>
        <w:t xml:space="preserve"> </w:t>
      </w:r>
      <w:r>
        <w:t>(2011).</w:t>
      </w:r>
    </w:p>
    <w:p w14:paraId="62047ED4" w14:textId="77777777" w:rsidR="00506873" w:rsidRDefault="00506873">
      <w:pPr>
        <w:pStyle w:val="BodyText"/>
        <w:spacing w:before="5"/>
        <w:rPr>
          <w:sz w:val="34"/>
        </w:rPr>
      </w:pPr>
    </w:p>
    <w:p w14:paraId="61828466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" w:line="422" w:lineRule="auto"/>
        <w:ind w:right="717" w:hanging="412"/>
        <w:jc w:val="left"/>
      </w:pPr>
      <w:r>
        <w:t>E.</w:t>
      </w:r>
      <w:r>
        <w:rPr>
          <w:spacing w:val="-24"/>
        </w:rPr>
        <w:t xml:space="preserve"> </w:t>
      </w:r>
      <w:r>
        <w:t>Jones,</w:t>
      </w:r>
      <w:r>
        <w:rPr>
          <w:spacing w:val="-24"/>
        </w:rPr>
        <w:t xml:space="preserve"> </w:t>
      </w:r>
      <w:r>
        <w:rPr>
          <w:spacing w:val="-14"/>
        </w:rPr>
        <w:t>T.</w:t>
      </w:r>
      <w:r>
        <w:rPr>
          <w:spacing w:val="-23"/>
        </w:rPr>
        <w:t xml:space="preserve"> </w:t>
      </w:r>
      <w:r>
        <w:t>Oliphant,</w:t>
      </w:r>
      <w:r>
        <w:rPr>
          <w:spacing w:val="-24"/>
        </w:rPr>
        <w:t xml:space="preserve"> </w:t>
      </w:r>
      <w:r>
        <w:rPr>
          <w:spacing w:val="-20"/>
        </w:rPr>
        <w:t>P.</w:t>
      </w:r>
      <w:r>
        <w:rPr>
          <w:spacing w:val="-24"/>
        </w:rPr>
        <w:t xml:space="preserve"> </w:t>
      </w:r>
      <w:r>
        <w:t>Peterson,</w:t>
      </w:r>
      <w:r>
        <w:rPr>
          <w:spacing w:val="-23"/>
        </w:rPr>
        <w:t xml:space="preserve"> </w:t>
      </w:r>
      <w:r>
        <w:rPr>
          <w:i/>
        </w:rPr>
        <w:t>et</w:t>
      </w:r>
      <w:r>
        <w:rPr>
          <w:i/>
          <w:spacing w:val="-24"/>
        </w:rPr>
        <w:t xml:space="preserve"> </w:t>
      </w:r>
      <w:r>
        <w:rPr>
          <w:i/>
        </w:rPr>
        <w:t>al.</w:t>
      </w:r>
      <w:r>
        <w:t>,</w:t>
      </w:r>
      <w:r>
        <w:rPr>
          <w:spacing w:val="-23"/>
        </w:rPr>
        <w:t xml:space="preserve"> </w:t>
      </w:r>
      <w:r>
        <w:t>Scipy:</w:t>
      </w:r>
      <w:r>
        <w:rPr>
          <w:spacing w:val="-14"/>
        </w:rPr>
        <w:t xml:space="preserve"> </w:t>
      </w:r>
      <w:r>
        <w:t>Open</w:t>
      </w:r>
      <w:r>
        <w:rPr>
          <w:spacing w:val="-24"/>
        </w:rPr>
        <w:t xml:space="preserve"> </w:t>
      </w:r>
      <w:r>
        <w:t>source</w:t>
      </w:r>
      <w:r>
        <w:rPr>
          <w:spacing w:val="-23"/>
        </w:rPr>
        <w:t xml:space="preserve"> </w:t>
      </w:r>
      <w:r>
        <w:t>scientific</w:t>
      </w:r>
      <w:r>
        <w:rPr>
          <w:spacing w:val="-24"/>
        </w:rPr>
        <w:t xml:space="preserve"> </w:t>
      </w:r>
      <w:r>
        <w:t>tools</w:t>
      </w:r>
      <w:r>
        <w:rPr>
          <w:spacing w:val="-24"/>
        </w:rPr>
        <w:t xml:space="preserve"> </w:t>
      </w:r>
      <w:r>
        <w:rPr>
          <w:spacing w:val="-3"/>
        </w:rPr>
        <w:t>for</w:t>
      </w:r>
      <w:r>
        <w:rPr>
          <w:spacing w:val="-24"/>
        </w:rPr>
        <w:t xml:space="preserve"> </w:t>
      </w:r>
      <w:r>
        <w:t>python,</w:t>
      </w:r>
      <w:r>
        <w:rPr>
          <w:spacing w:val="-23"/>
        </w:rPr>
        <w:t xml:space="preserve"> </w:t>
      </w:r>
      <w:r>
        <w:rPr>
          <w:rFonts w:ascii="Courier New"/>
        </w:rPr>
        <w:t>http://www.scipy. org/</w:t>
      </w:r>
      <w:r>
        <w:rPr>
          <w:rFonts w:ascii="Courier New"/>
          <w:spacing w:val="-73"/>
        </w:rPr>
        <w:t xml:space="preserve"> </w:t>
      </w:r>
      <w:r>
        <w:t>(2001).</w:t>
      </w:r>
    </w:p>
    <w:p w14:paraId="671E20C8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98"/>
        <w:ind w:hanging="412"/>
        <w:jc w:val="left"/>
      </w:pPr>
      <w:r>
        <w:t xml:space="preserve">M. </w:t>
      </w:r>
      <w:r>
        <w:rPr>
          <w:spacing w:val="-3"/>
        </w:rPr>
        <w:t xml:space="preserve">Love, </w:t>
      </w:r>
      <w:r>
        <w:rPr>
          <w:spacing w:val="-9"/>
        </w:rPr>
        <w:t xml:space="preserve">W. </w:t>
      </w:r>
      <w:r>
        <w:t xml:space="preserve">Huber, </w:t>
      </w:r>
      <w:r>
        <w:rPr>
          <w:spacing w:val="-3"/>
        </w:rPr>
        <w:t xml:space="preserve">S. </w:t>
      </w:r>
      <w:r>
        <w:t xml:space="preserve">Anders, </w:t>
      </w:r>
      <w:r>
        <w:rPr>
          <w:i/>
        </w:rPr>
        <w:t xml:space="preserve">Genome Biol </w:t>
      </w:r>
      <w:r>
        <w:rPr>
          <w:b/>
        </w:rPr>
        <w:t>15</w:t>
      </w:r>
      <w:r>
        <w:rPr>
          <w:b/>
          <w:spacing w:val="20"/>
        </w:rPr>
        <w:t xml:space="preserve"> </w:t>
      </w:r>
      <w:r>
        <w:t>(2014).</w:t>
      </w:r>
    </w:p>
    <w:p w14:paraId="09DC8FCC" w14:textId="77777777" w:rsidR="00506873" w:rsidRDefault="00506873">
      <w:pPr>
        <w:pStyle w:val="BodyText"/>
        <w:spacing w:before="6"/>
        <w:rPr>
          <w:sz w:val="34"/>
        </w:rPr>
      </w:pPr>
    </w:p>
    <w:p w14:paraId="6D85313D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Santos-Ribeiro, L. Godinas, </w:t>
      </w:r>
      <w:r>
        <w:rPr>
          <w:spacing w:val="-4"/>
        </w:rPr>
        <w:t xml:space="preserve">C. </w:t>
      </w:r>
      <w:r>
        <w:t xml:space="preserve">Pilette, </w:t>
      </w:r>
      <w:r>
        <w:rPr>
          <w:spacing w:val="-17"/>
        </w:rPr>
        <w:t xml:space="preserve">F. </w:t>
      </w:r>
      <w:r>
        <w:rPr>
          <w:spacing w:val="-3"/>
        </w:rPr>
        <w:t xml:space="preserve">Perros, </w:t>
      </w:r>
      <w:r>
        <w:rPr>
          <w:i/>
        </w:rPr>
        <w:t xml:space="preserve">Drug Discov </w:t>
      </w:r>
      <w:r>
        <w:rPr>
          <w:i/>
          <w:spacing w:val="-7"/>
        </w:rPr>
        <w:t xml:space="preserve">Today </w:t>
      </w:r>
      <w:r>
        <w:rPr>
          <w:b/>
        </w:rPr>
        <w:t>23</w:t>
      </w:r>
      <w:r>
        <w:rPr>
          <w:b/>
          <w:spacing w:val="-19"/>
        </w:rPr>
        <w:t xml:space="preserve"> </w:t>
      </w:r>
      <w:r>
        <w:t>(2018).</w:t>
      </w:r>
    </w:p>
    <w:p w14:paraId="29BEF0D7" w14:textId="77777777" w:rsidR="00506873" w:rsidRDefault="00506873">
      <w:pPr>
        <w:pStyle w:val="BodyText"/>
        <w:spacing w:before="6"/>
        <w:rPr>
          <w:sz w:val="34"/>
        </w:rPr>
      </w:pPr>
    </w:p>
    <w:p w14:paraId="1D2A2F5D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H. Rabouw,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Acad Sci U S A </w:t>
      </w:r>
      <w:r>
        <w:rPr>
          <w:b/>
        </w:rPr>
        <w:t>116</w:t>
      </w:r>
      <w:r>
        <w:rPr>
          <w:b/>
          <w:spacing w:val="-19"/>
        </w:rPr>
        <w:t xml:space="preserve"> </w:t>
      </w:r>
      <w:r>
        <w:t>(2019).</w:t>
      </w:r>
    </w:p>
    <w:p w14:paraId="7667D2A8" w14:textId="77777777" w:rsidR="00506873" w:rsidRDefault="00506873">
      <w:pPr>
        <w:pStyle w:val="BodyText"/>
        <w:spacing w:before="6"/>
        <w:rPr>
          <w:sz w:val="34"/>
        </w:rPr>
      </w:pPr>
    </w:p>
    <w:p w14:paraId="08096900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J. </w:t>
      </w:r>
      <w:r>
        <w:t xml:space="preserve">Tsai,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359</w:t>
      </w:r>
      <w:r>
        <w:rPr>
          <w:b/>
          <w:spacing w:val="1"/>
        </w:rPr>
        <w:t xml:space="preserve"> </w:t>
      </w:r>
      <w:r>
        <w:t>(2018).</w:t>
      </w:r>
    </w:p>
    <w:p w14:paraId="6C0DE31D" w14:textId="77777777" w:rsidR="00506873" w:rsidRDefault="00506873">
      <w:pPr>
        <w:pStyle w:val="BodyText"/>
        <w:spacing w:before="5"/>
        <w:rPr>
          <w:sz w:val="34"/>
        </w:rPr>
      </w:pPr>
    </w:p>
    <w:p w14:paraId="6BCEBFA0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C. </w:t>
      </w:r>
      <w:r>
        <w:t xml:space="preserve">Sidrauski1, A. </w:t>
      </w:r>
      <w:r>
        <w:rPr>
          <w:spacing w:val="-4"/>
        </w:rPr>
        <w:t xml:space="preserve">McGeachy, </w:t>
      </w:r>
      <w:r>
        <w:t xml:space="preserve">N. Ingolia, </w:t>
      </w:r>
      <w:r>
        <w:rPr>
          <w:spacing w:val="-20"/>
        </w:rPr>
        <w:t xml:space="preserve">P. </w:t>
      </w:r>
      <w:r>
        <w:rPr>
          <w:spacing w:val="-3"/>
        </w:rPr>
        <w:t xml:space="preserve">Walter, </w:t>
      </w:r>
      <w:r>
        <w:rPr>
          <w:i/>
        </w:rPr>
        <w:t>eLIFE</w:t>
      </w:r>
      <w:r>
        <w:rPr>
          <w:i/>
          <w:spacing w:val="-3"/>
        </w:rPr>
        <w:t xml:space="preserve"> </w:t>
      </w:r>
      <w:r>
        <w:t>(2015).</w:t>
      </w:r>
    </w:p>
    <w:p w14:paraId="759A5322" w14:textId="77777777" w:rsidR="00506873" w:rsidRDefault="00506873">
      <w:pPr>
        <w:pStyle w:val="BodyText"/>
        <w:spacing w:before="5"/>
        <w:rPr>
          <w:sz w:val="34"/>
        </w:rPr>
      </w:pPr>
    </w:p>
    <w:p w14:paraId="3C7442DA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Choua,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Acad Sci U S A </w:t>
      </w:r>
      <w:r>
        <w:rPr>
          <w:b/>
        </w:rPr>
        <w:t>114</w:t>
      </w:r>
      <w:r>
        <w:rPr>
          <w:b/>
          <w:spacing w:val="-17"/>
        </w:rPr>
        <w:t xml:space="preserve"> </w:t>
      </w:r>
      <w:r>
        <w:t>(2017).</w:t>
      </w:r>
    </w:p>
    <w:p w14:paraId="533576A4" w14:textId="77777777" w:rsidR="00506873" w:rsidRDefault="00506873">
      <w:pPr>
        <w:pStyle w:val="BodyText"/>
        <w:spacing w:before="6"/>
        <w:rPr>
          <w:sz w:val="34"/>
        </w:rPr>
      </w:pPr>
    </w:p>
    <w:p w14:paraId="45155C6D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Kim,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Genome Biol </w:t>
      </w:r>
      <w:r>
        <w:rPr>
          <w:b/>
        </w:rPr>
        <w:t>14</w:t>
      </w:r>
      <w:r>
        <w:rPr>
          <w:b/>
          <w:spacing w:val="18"/>
        </w:rPr>
        <w:t xml:space="preserve"> </w:t>
      </w:r>
      <w:r>
        <w:t>(2013).</w:t>
      </w:r>
    </w:p>
    <w:p w14:paraId="5F879C2F" w14:textId="77777777" w:rsidR="00506873" w:rsidRDefault="00506873">
      <w:pPr>
        <w:pStyle w:val="BodyText"/>
        <w:spacing w:before="6"/>
        <w:rPr>
          <w:sz w:val="34"/>
        </w:rPr>
      </w:pPr>
    </w:p>
    <w:p w14:paraId="707FA810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Baruzzo,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</w:t>
      </w:r>
      <w:r>
        <w:rPr>
          <w:spacing w:val="-6"/>
        </w:rPr>
        <w:t xml:space="preserve"> </w:t>
      </w:r>
      <w:r>
        <w:t>(2017).</w:t>
      </w:r>
    </w:p>
    <w:p w14:paraId="6C5F6AB7" w14:textId="77777777" w:rsidR="00506873" w:rsidRDefault="00506873">
      <w:pPr>
        <w:pStyle w:val="BodyText"/>
        <w:spacing w:before="6"/>
        <w:rPr>
          <w:sz w:val="34"/>
        </w:rPr>
      </w:pPr>
    </w:p>
    <w:p w14:paraId="238DE6E4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R. </w:t>
      </w:r>
      <w:r>
        <w:rPr>
          <w:spacing w:val="-8"/>
        </w:rPr>
        <w:t xml:space="preserve">Tunney,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Struct Mol Biol </w:t>
      </w:r>
      <w:r>
        <w:rPr>
          <w:b/>
        </w:rPr>
        <w:t>25</w:t>
      </w:r>
      <w:r>
        <w:t>, 577</w:t>
      </w:r>
      <w:r>
        <w:rPr>
          <w:spacing w:val="13"/>
        </w:rPr>
        <w:t xml:space="preserve"> </w:t>
      </w:r>
      <w:r>
        <w:t>(2018).</w:t>
      </w:r>
    </w:p>
    <w:p w14:paraId="15DF8EC6" w14:textId="77777777" w:rsidR="00506873" w:rsidRDefault="00506873">
      <w:pPr>
        <w:pStyle w:val="BodyText"/>
        <w:spacing w:before="6"/>
        <w:rPr>
          <w:sz w:val="34"/>
        </w:rPr>
      </w:pPr>
    </w:p>
    <w:p w14:paraId="3C750285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20"/>
        </w:rPr>
        <w:t xml:space="preserve">P.  </w:t>
      </w:r>
      <w:r>
        <w:t xml:space="preserve">Lu, H. Harding, </w:t>
      </w:r>
      <w:r>
        <w:rPr>
          <w:spacing w:val="-8"/>
        </w:rPr>
        <w:t xml:space="preserve">D. </w:t>
      </w:r>
      <w:r>
        <w:t xml:space="preserve">Ron, </w:t>
      </w:r>
      <w:r>
        <w:rPr>
          <w:i/>
        </w:rPr>
        <w:t xml:space="preserve">J Cell Biol </w:t>
      </w:r>
      <w:r>
        <w:rPr>
          <w:b/>
        </w:rPr>
        <w:t>167</w:t>
      </w:r>
      <w:r>
        <w:rPr>
          <w:b/>
          <w:spacing w:val="-40"/>
        </w:rPr>
        <w:t xml:space="preserve"> </w:t>
      </w:r>
      <w:r>
        <w:t>(2004).</w:t>
      </w:r>
    </w:p>
    <w:p w14:paraId="6FEE71D2" w14:textId="77777777" w:rsidR="00506873" w:rsidRDefault="00506873">
      <w:pPr>
        <w:pStyle w:val="BodyText"/>
        <w:spacing w:before="5"/>
        <w:rPr>
          <w:sz w:val="34"/>
        </w:rPr>
      </w:pPr>
    </w:p>
    <w:p w14:paraId="29916666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Robinson,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Biotechnol </w:t>
      </w:r>
      <w:r>
        <w:rPr>
          <w:b/>
        </w:rPr>
        <w:t>29</w:t>
      </w:r>
      <w:r>
        <w:t>, 24</w:t>
      </w:r>
      <w:r>
        <w:rPr>
          <w:spacing w:val="-20"/>
        </w:rPr>
        <w:t xml:space="preserve"> </w:t>
      </w:r>
      <w:r>
        <w:t>(2011).</w:t>
      </w:r>
    </w:p>
    <w:p w14:paraId="4A121A1D" w14:textId="77777777" w:rsidR="00506873" w:rsidRDefault="00506873">
      <w:pPr>
        <w:pStyle w:val="BodyText"/>
        <w:spacing w:before="5"/>
        <w:rPr>
          <w:sz w:val="34"/>
        </w:rPr>
      </w:pPr>
    </w:p>
    <w:p w14:paraId="3380BA2E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0"/>
          <w:w w:val="99"/>
        </w:rPr>
        <w:t>P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w</w:t>
      </w:r>
      <w:r>
        <w:rPr>
          <w:w w:val="99"/>
        </w:rPr>
        <w:t>el</w:t>
      </w:r>
      <w:r>
        <w:rPr>
          <w:spacing w:val="-4"/>
          <w:w w:val="99"/>
        </w:rPr>
        <w:t>s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w w:val="99"/>
        </w:rPr>
        <w:t>Mag</w:t>
      </w:r>
      <w:r>
        <w:rPr>
          <w:spacing w:val="-3"/>
          <w:w w:val="99"/>
        </w:rPr>
        <w:t>n</w:t>
      </w:r>
      <w:r>
        <w:rPr>
          <w:w w:val="99"/>
        </w:rPr>
        <w:t>usson,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Lundin,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spacing w:val="-1"/>
          <w:w w:val="99"/>
        </w:rPr>
        <w:t>K</w:t>
      </w:r>
      <w:r>
        <w:rPr>
          <w:spacing w:val="-97"/>
          <w:w w:val="99"/>
        </w:rPr>
        <w:t>a</w:t>
      </w:r>
      <w:r>
        <w:rPr>
          <w:w w:val="99"/>
        </w:rPr>
        <w:t>¨</w:t>
      </w:r>
      <w:r>
        <w:rPr>
          <w:spacing w:val="-37"/>
        </w:rPr>
        <w:t xml:space="preserve"> </w:t>
      </w:r>
      <w:r>
        <w:rPr>
          <w:w w:val="99"/>
        </w:rPr>
        <w:t>lle</w:t>
      </w:r>
      <w:r>
        <w:rPr>
          <w:spacing w:val="-11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Bioin</w:t>
      </w:r>
      <w:r>
        <w:rPr>
          <w:i/>
          <w:spacing w:val="-7"/>
          <w:w w:val="99"/>
        </w:rPr>
        <w:t>f</w:t>
      </w:r>
      <w:r>
        <w:rPr>
          <w:i/>
          <w:w w:val="99"/>
        </w:rPr>
        <w:t>o</w:t>
      </w:r>
      <w:r>
        <w:rPr>
          <w:i/>
          <w:spacing w:val="5"/>
          <w:w w:val="99"/>
        </w:rPr>
        <w:t>r</w:t>
      </w:r>
      <w:r>
        <w:rPr>
          <w:i/>
          <w:w w:val="99"/>
        </w:rPr>
        <w:t>matics</w:t>
      </w:r>
      <w:r>
        <w:rPr>
          <w:i/>
          <w:spacing w:val="5"/>
        </w:rPr>
        <w:t xml:space="preserve"> </w:t>
      </w:r>
      <w:r>
        <w:rPr>
          <w:b/>
          <w:w w:val="99"/>
        </w:rPr>
        <w:t>32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3047–3048</w:t>
      </w:r>
      <w:r>
        <w:rPr>
          <w:spacing w:val="-1"/>
        </w:rPr>
        <w:t xml:space="preserve"> </w:t>
      </w:r>
      <w:r>
        <w:rPr>
          <w:w w:val="99"/>
        </w:rPr>
        <w:t>(2016).</w:t>
      </w:r>
    </w:p>
    <w:p w14:paraId="6C7342E9" w14:textId="77777777" w:rsidR="00506873" w:rsidRDefault="00506873">
      <w:pPr>
        <w:pStyle w:val="BodyText"/>
        <w:spacing w:before="6"/>
        <w:rPr>
          <w:sz w:val="34"/>
        </w:rPr>
      </w:pPr>
    </w:p>
    <w:p w14:paraId="1CDADA6F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9"/>
        </w:rPr>
        <w:t xml:space="preserve">W. </w:t>
      </w:r>
      <w:r>
        <w:rPr>
          <w:spacing w:val="-3"/>
        </w:rPr>
        <w:t xml:space="preserve">McKinney, </w:t>
      </w:r>
      <w:r>
        <w:rPr>
          <w:i/>
        </w:rPr>
        <w:t xml:space="preserve">Proc of the 9th Python in Science Conf </w:t>
      </w:r>
      <w:r>
        <w:rPr>
          <w:spacing w:val="-3"/>
        </w:rPr>
        <w:t xml:space="preserve">pp. </w:t>
      </w:r>
      <w:r>
        <w:t>51–56</w:t>
      </w:r>
      <w:r>
        <w:rPr>
          <w:spacing w:val="-36"/>
        </w:rPr>
        <w:t xml:space="preserve"> </w:t>
      </w:r>
      <w:r>
        <w:t>(2010).</w:t>
      </w:r>
    </w:p>
    <w:p w14:paraId="12FA9C7C" w14:textId="77777777" w:rsidR="00506873" w:rsidRDefault="00506873">
      <w:pPr>
        <w:pStyle w:val="BodyText"/>
        <w:spacing w:before="6"/>
        <w:rPr>
          <w:sz w:val="34"/>
        </w:rPr>
      </w:pPr>
    </w:p>
    <w:p w14:paraId="3351F174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line="453" w:lineRule="auto"/>
        <w:ind w:right="718" w:hanging="412"/>
        <w:jc w:val="left"/>
      </w:pPr>
      <w:r>
        <w:t xml:space="preserve">L. Buitinck,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ECML PKDD Workshop: Languages </w:t>
      </w:r>
      <w:r>
        <w:rPr>
          <w:i/>
          <w:spacing w:val="-3"/>
        </w:rPr>
        <w:t xml:space="preserve">for </w:t>
      </w:r>
      <w:r>
        <w:rPr>
          <w:i/>
        </w:rPr>
        <w:t xml:space="preserve">Data Mining and Machine Learning </w:t>
      </w:r>
      <w:r>
        <w:t xml:space="preserve">(2013), </w:t>
      </w:r>
      <w:r>
        <w:rPr>
          <w:spacing w:val="-3"/>
        </w:rPr>
        <w:t xml:space="preserve">pp. </w:t>
      </w:r>
      <w:r>
        <w:t>108–122.</w:t>
      </w:r>
    </w:p>
    <w:p w14:paraId="69A8AFA7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72"/>
        <w:ind w:hanging="412"/>
        <w:jc w:val="left"/>
      </w:pPr>
      <w:r>
        <w:rPr>
          <w:spacing w:val="-20"/>
        </w:rPr>
        <w:t xml:space="preserve">P. </w:t>
      </w:r>
      <w:r>
        <w:rPr>
          <w:spacing w:val="-14"/>
        </w:rPr>
        <w:t xml:space="preserve">T. </w:t>
      </w:r>
      <w:r>
        <w:t>Inc., Collaborative data science</w:t>
      </w:r>
      <w:r>
        <w:rPr>
          <w:spacing w:val="-16"/>
        </w:rPr>
        <w:t xml:space="preserve"> </w:t>
      </w:r>
      <w:r>
        <w:t>(2015).</w:t>
      </w:r>
    </w:p>
    <w:p w14:paraId="07678292" w14:textId="77777777" w:rsidR="00506873" w:rsidRDefault="00506873">
      <w:pPr>
        <w:pStyle w:val="BodyText"/>
        <w:spacing w:before="6"/>
        <w:rPr>
          <w:sz w:val="34"/>
        </w:rPr>
      </w:pPr>
    </w:p>
    <w:p w14:paraId="2908D9E8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R. </w:t>
      </w:r>
      <w:r>
        <w:rPr>
          <w:spacing w:val="-3"/>
        </w:rPr>
        <w:t xml:space="preserve">Gumienny, </w:t>
      </w:r>
      <w:r>
        <w:t>Geoparse,</w:t>
      </w:r>
      <w:r>
        <w:rPr>
          <w:spacing w:val="-23"/>
        </w:rPr>
        <w:t xml:space="preserve"> </w:t>
      </w:r>
      <w:r>
        <w:rPr>
          <w:rFonts w:ascii="Courier New"/>
        </w:rPr>
        <w:t>https://github.com/guma44/GEOparse</w:t>
      </w:r>
      <w:r>
        <w:t>.</w:t>
      </w:r>
    </w:p>
    <w:p w14:paraId="539C5BF7" w14:textId="77777777" w:rsidR="00506873" w:rsidRDefault="00506873">
      <w:pPr>
        <w:pStyle w:val="BodyText"/>
        <w:spacing w:before="9"/>
        <w:rPr>
          <w:sz w:val="32"/>
        </w:rPr>
      </w:pPr>
    </w:p>
    <w:p w14:paraId="308105E6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Altschul, </w:t>
      </w:r>
      <w:r>
        <w:rPr>
          <w:spacing w:val="-9"/>
        </w:rPr>
        <w:t xml:space="preserve">W. </w:t>
      </w:r>
      <w:r>
        <w:t xml:space="preserve">Gish, </w:t>
      </w:r>
      <w:r>
        <w:rPr>
          <w:spacing w:val="-9"/>
        </w:rPr>
        <w:t xml:space="preserve">W. </w:t>
      </w:r>
      <w:r>
        <w:t xml:space="preserve">Miller, E. Myers, </w:t>
      </w:r>
      <w:r>
        <w:rPr>
          <w:spacing w:val="-8"/>
        </w:rPr>
        <w:t xml:space="preserve">D. </w:t>
      </w:r>
      <w:r>
        <w:t xml:space="preserve">Lipman, </w:t>
      </w:r>
      <w:r>
        <w:rPr>
          <w:i/>
        </w:rPr>
        <w:t xml:space="preserve">J Mol Biol. </w:t>
      </w:r>
      <w:r>
        <w:rPr>
          <w:b/>
        </w:rPr>
        <w:t>215</w:t>
      </w:r>
      <w:r>
        <w:t>, 403</w:t>
      </w:r>
      <w:r>
        <w:rPr>
          <w:spacing w:val="-3"/>
        </w:rPr>
        <w:t xml:space="preserve"> </w:t>
      </w:r>
      <w:r>
        <w:t>(1990).</w:t>
      </w:r>
    </w:p>
    <w:p w14:paraId="60CC02FF" w14:textId="77777777" w:rsidR="00506873" w:rsidRDefault="00506873">
      <w:p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0D9BE48E" w14:textId="77777777" w:rsidR="00506873" w:rsidRDefault="00066E17">
      <w:pPr>
        <w:pStyle w:val="BodyText"/>
        <w:ind w:left="9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FF9882" wp14:editId="5A8A7683">
            <wp:extent cx="5728906" cy="608514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608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CEFD" w14:textId="77777777" w:rsidR="00506873" w:rsidRDefault="00506873">
      <w:pPr>
        <w:pStyle w:val="BodyText"/>
        <w:spacing w:before="4"/>
        <w:rPr>
          <w:sz w:val="18"/>
        </w:rPr>
      </w:pPr>
    </w:p>
    <w:p w14:paraId="64608A9D" w14:textId="77777777" w:rsidR="00506873" w:rsidRDefault="00066E17">
      <w:pPr>
        <w:spacing w:before="102" w:line="249" w:lineRule="auto"/>
        <w:ind w:left="119" w:right="717"/>
        <w:jc w:val="both"/>
        <w:rPr>
          <w:sz w:val="20"/>
        </w:rPr>
      </w:pPr>
      <w:r>
        <w:rPr>
          <w:sz w:val="20"/>
        </w:rPr>
        <w:t xml:space="preserve">Figure S1: A) Dispersion of read counts between samples decreases with </w:t>
      </w:r>
      <w:r>
        <w:rPr>
          <w:i/>
          <w:sz w:val="20"/>
        </w:rPr>
        <w:t xml:space="preserve">in silico </w:t>
      </w:r>
      <w:r>
        <w:rPr>
          <w:sz w:val="20"/>
        </w:rPr>
        <w:t>de-duplication. Note: All R values re- ported</w:t>
      </w:r>
      <w:r>
        <w:rPr>
          <w:spacing w:val="-14"/>
          <w:sz w:val="20"/>
        </w:rPr>
        <w:t xml:space="preserve"> </w:t>
      </w:r>
      <w:r>
        <w:rPr>
          <w:sz w:val="20"/>
        </w:rPr>
        <w:t>are</w:t>
      </w:r>
      <w:r>
        <w:rPr>
          <w:spacing w:val="-14"/>
          <w:sz w:val="20"/>
        </w:rPr>
        <w:t xml:space="preserve"> </w:t>
      </w:r>
      <w:r>
        <w:rPr>
          <w:sz w:val="20"/>
        </w:rPr>
        <w:t>Spearman</w:t>
      </w:r>
      <w:r>
        <w:rPr>
          <w:spacing w:val="-14"/>
          <w:sz w:val="20"/>
        </w:rPr>
        <w:t xml:space="preserve"> </w:t>
      </w:r>
      <w:r>
        <w:rPr>
          <w:sz w:val="20"/>
        </w:rPr>
        <w:t>R</w:t>
      </w:r>
      <w:r>
        <w:rPr>
          <w:spacing w:val="-14"/>
          <w:sz w:val="20"/>
        </w:rPr>
        <w:t xml:space="preserve"> </w:t>
      </w:r>
      <w:r>
        <w:rPr>
          <w:sz w:val="20"/>
        </w:rPr>
        <w:t>values.</w:t>
      </w:r>
      <w:r>
        <w:rPr>
          <w:spacing w:val="4"/>
          <w:sz w:val="20"/>
        </w:rPr>
        <w:t xml:space="preserve"> </w:t>
      </w:r>
      <w:r>
        <w:rPr>
          <w:sz w:val="20"/>
        </w:rPr>
        <w:t>B)</w:t>
      </w:r>
      <w:r>
        <w:rPr>
          <w:spacing w:val="-14"/>
          <w:sz w:val="20"/>
        </w:rPr>
        <w:t xml:space="preserve"> </w:t>
      </w:r>
      <w:r>
        <w:rPr>
          <w:sz w:val="20"/>
        </w:rPr>
        <w:t>log</w:t>
      </w:r>
      <w:r>
        <w:rPr>
          <w:sz w:val="20"/>
          <w:vertAlign w:val="subscript"/>
        </w:rPr>
        <w:t>10</w:t>
      </w:r>
      <w:r>
        <w:rPr>
          <w:sz w:val="20"/>
        </w:rPr>
        <w:t>(RPM)</w:t>
      </w:r>
      <w:r>
        <w:rPr>
          <w:spacing w:val="-14"/>
          <w:sz w:val="20"/>
        </w:rPr>
        <w:t xml:space="preserve"> </w:t>
      </w:r>
      <w:r>
        <w:rPr>
          <w:sz w:val="20"/>
        </w:rPr>
        <w:t>value</w:t>
      </w:r>
      <w:r>
        <w:rPr>
          <w:spacing w:val="-14"/>
          <w:sz w:val="20"/>
        </w:rPr>
        <w:t xml:space="preserve"> </w:t>
      </w:r>
      <w:r>
        <w:rPr>
          <w:sz w:val="20"/>
        </w:rPr>
        <w:t>distributions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z w:val="20"/>
        </w:rPr>
        <w:t>XPRESSpipe</w:t>
      </w:r>
      <w:r>
        <w:rPr>
          <w:spacing w:val="-13"/>
          <w:sz w:val="20"/>
        </w:rPr>
        <w:t xml:space="preserve"> </w:t>
      </w:r>
      <w:r>
        <w:rPr>
          <w:sz w:val="20"/>
        </w:rPr>
        <w:t>processed</w:t>
      </w:r>
      <w:r>
        <w:rPr>
          <w:spacing w:val="-14"/>
          <w:sz w:val="20"/>
        </w:rPr>
        <w:t xml:space="preserve"> </w:t>
      </w:r>
      <w:r>
        <w:rPr>
          <w:sz w:val="20"/>
        </w:rPr>
        <w:t>samples.</w:t>
      </w:r>
      <w:r>
        <w:rPr>
          <w:spacing w:val="3"/>
          <w:sz w:val="20"/>
        </w:rPr>
        <w:t xml:space="preserve"> </w:t>
      </w:r>
      <w:r>
        <w:rPr>
          <w:sz w:val="20"/>
        </w:rPr>
        <w:t>Boxplots</w:t>
      </w:r>
      <w:r>
        <w:rPr>
          <w:spacing w:val="-14"/>
          <w:sz w:val="20"/>
        </w:rPr>
        <w:t xml:space="preserve"> </w:t>
      </w:r>
      <w:r>
        <w:rPr>
          <w:sz w:val="20"/>
        </w:rPr>
        <w:t>embedded within violinplot designate the interquartile range and violinplot reports count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density.</w:t>
      </w:r>
    </w:p>
    <w:p w14:paraId="66B2868B" w14:textId="77777777" w:rsidR="00506873" w:rsidRDefault="00506873">
      <w:pPr>
        <w:pStyle w:val="BodyText"/>
        <w:rPr>
          <w:sz w:val="24"/>
        </w:rPr>
      </w:pPr>
    </w:p>
    <w:p w14:paraId="69E076B5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spacing w:before="156"/>
        <w:ind w:hanging="412"/>
        <w:jc w:val="both"/>
      </w:pPr>
      <w:r>
        <w:rPr>
          <w:spacing w:val="-17"/>
        </w:rPr>
        <w:t xml:space="preserve">F. </w:t>
      </w:r>
      <w:r>
        <w:t xml:space="preserve">Liesecke,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 Rep </w:t>
      </w:r>
      <w:r>
        <w:rPr>
          <w:b/>
        </w:rPr>
        <w:t>8</w:t>
      </w:r>
      <w:r>
        <w:rPr>
          <w:b/>
          <w:spacing w:val="-31"/>
        </w:rPr>
        <w:t xml:space="preserve"> </w:t>
      </w:r>
      <w:r>
        <w:t>(2018).</w:t>
      </w:r>
    </w:p>
    <w:p w14:paraId="6336F364" w14:textId="77777777" w:rsidR="00506873" w:rsidRDefault="00506873">
      <w:pPr>
        <w:pStyle w:val="BodyText"/>
        <w:spacing w:before="2"/>
        <w:rPr>
          <w:sz w:val="35"/>
        </w:rPr>
      </w:pPr>
    </w:p>
    <w:p w14:paraId="4E2423E9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rPr>
          <w:spacing w:val="-3"/>
        </w:rPr>
        <w:t xml:space="preserve">S. </w:t>
      </w:r>
      <w:r>
        <w:t xml:space="preserve">Seabold, </w:t>
      </w:r>
      <w:r>
        <w:rPr>
          <w:spacing w:val="-4"/>
        </w:rPr>
        <w:t xml:space="preserve">J. </w:t>
      </w:r>
      <w:r>
        <w:t xml:space="preserve">Perktold, </w:t>
      </w:r>
      <w:r>
        <w:rPr>
          <w:i/>
        </w:rPr>
        <w:t>9th Python in Science Conference</w:t>
      </w:r>
      <w:r>
        <w:rPr>
          <w:i/>
          <w:spacing w:val="-4"/>
        </w:rPr>
        <w:t xml:space="preserve"> </w:t>
      </w:r>
      <w:r>
        <w:t>(2010).</w:t>
      </w:r>
    </w:p>
    <w:p w14:paraId="5B8280A7" w14:textId="77777777" w:rsidR="00506873" w:rsidRDefault="00506873">
      <w:pPr>
        <w:pStyle w:val="BodyText"/>
        <w:spacing w:before="2"/>
        <w:rPr>
          <w:sz w:val="35"/>
        </w:rPr>
      </w:pPr>
    </w:p>
    <w:p w14:paraId="388E6CCC" w14:textId="77777777" w:rsidR="00506873" w:rsidRDefault="00066E1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both"/>
      </w:pPr>
      <w:r>
        <w:t>Read the docs,</w:t>
      </w:r>
      <w:r>
        <w:rPr>
          <w:spacing w:val="-15"/>
        </w:rPr>
        <w:t xml:space="preserve"> </w:t>
      </w:r>
      <w:r>
        <w:rPr>
          <w:rFonts w:ascii="Courier New"/>
        </w:rPr>
        <w:t>https://readthedocs.org/</w:t>
      </w:r>
      <w:r>
        <w:t>.</w:t>
      </w:r>
    </w:p>
    <w:p w14:paraId="4AF097B0" w14:textId="77777777" w:rsidR="00506873" w:rsidRDefault="00506873">
      <w:pPr>
        <w:jc w:val="both"/>
        <w:sectPr w:rsidR="00506873">
          <w:pgSz w:w="12240" w:h="20160"/>
          <w:pgMar w:top="780" w:right="0" w:bottom="360" w:left="600" w:header="0" w:footer="161" w:gutter="0"/>
          <w:cols w:space="720"/>
        </w:sectPr>
      </w:pPr>
    </w:p>
    <w:p w14:paraId="0AF82304" w14:textId="77777777" w:rsidR="00506873" w:rsidRDefault="00506873">
      <w:pPr>
        <w:pStyle w:val="BodyText"/>
        <w:rPr>
          <w:sz w:val="20"/>
        </w:rPr>
      </w:pPr>
    </w:p>
    <w:p w14:paraId="6C640F64" w14:textId="77777777" w:rsidR="00506873" w:rsidRDefault="00506873">
      <w:pPr>
        <w:pStyle w:val="BodyText"/>
        <w:rPr>
          <w:sz w:val="20"/>
        </w:rPr>
      </w:pPr>
    </w:p>
    <w:p w14:paraId="55AF5F58" w14:textId="77777777" w:rsidR="00506873" w:rsidRDefault="00506873">
      <w:pPr>
        <w:pStyle w:val="BodyText"/>
        <w:rPr>
          <w:sz w:val="20"/>
        </w:rPr>
      </w:pPr>
    </w:p>
    <w:p w14:paraId="43E9A216" w14:textId="77777777" w:rsidR="00506873" w:rsidRDefault="00506873">
      <w:pPr>
        <w:pStyle w:val="BodyText"/>
        <w:rPr>
          <w:sz w:val="20"/>
        </w:rPr>
      </w:pPr>
    </w:p>
    <w:p w14:paraId="74FC0E24" w14:textId="77777777" w:rsidR="00506873" w:rsidRDefault="00506873">
      <w:pPr>
        <w:pStyle w:val="BodyText"/>
        <w:rPr>
          <w:sz w:val="20"/>
        </w:rPr>
      </w:pPr>
    </w:p>
    <w:p w14:paraId="04B7675A" w14:textId="77777777" w:rsidR="00506873" w:rsidRDefault="00506873">
      <w:pPr>
        <w:pStyle w:val="BodyText"/>
        <w:rPr>
          <w:sz w:val="20"/>
        </w:rPr>
      </w:pPr>
    </w:p>
    <w:p w14:paraId="0B04AD4F" w14:textId="77777777" w:rsidR="00506873" w:rsidRDefault="00506873">
      <w:pPr>
        <w:pStyle w:val="BodyText"/>
        <w:rPr>
          <w:sz w:val="20"/>
        </w:rPr>
      </w:pPr>
    </w:p>
    <w:p w14:paraId="4D79595C" w14:textId="77777777" w:rsidR="00506873" w:rsidRDefault="00506873">
      <w:pPr>
        <w:pStyle w:val="BodyText"/>
        <w:rPr>
          <w:sz w:val="20"/>
        </w:rPr>
      </w:pPr>
    </w:p>
    <w:p w14:paraId="4365F7F6" w14:textId="77777777" w:rsidR="00506873" w:rsidRDefault="00506873">
      <w:pPr>
        <w:pStyle w:val="BodyText"/>
        <w:rPr>
          <w:sz w:val="20"/>
        </w:rPr>
      </w:pPr>
    </w:p>
    <w:p w14:paraId="39E67488" w14:textId="77777777" w:rsidR="00506873" w:rsidRDefault="00506873">
      <w:pPr>
        <w:pStyle w:val="BodyText"/>
        <w:rPr>
          <w:sz w:val="20"/>
        </w:rPr>
      </w:pPr>
    </w:p>
    <w:p w14:paraId="591148EA" w14:textId="77777777" w:rsidR="00506873" w:rsidRDefault="00506873">
      <w:pPr>
        <w:pStyle w:val="BodyText"/>
        <w:rPr>
          <w:sz w:val="20"/>
        </w:rPr>
      </w:pPr>
    </w:p>
    <w:p w14:paraId="07272C1A" w14:textId="77777777" w:rsidR="00506873" w:rsidRDefault="00506873">
      <w:pPr>
        <w:pStyle w:val="BodyText"/>
        <w:rPr>
          <w:sz w:val="20"/>
        </w:rPr>
      </w:pPr>
    </w:p>
    <w:p w14:paraId="04D394ED" w14:textId="77777777" w:rsidR="00506873" w:rsidRDefault="00506873">
      <w:pPr>
        <w:pStyle w:val="BodyText"/>
        <w:rPr>
          <w:sz w:val="20"/>
        </w:rPr>
      </w:pPr>
    </w:p>
    <w:p w14:paraId="4404F368" w14:textId="77777777" w:rsidR="00506873" w:rsidRDefault="00506873">
      <w:pPr>
        <w:pStyle w:val="BodyText"/>
        <w:rPr>
          <w:sz w:val="20"/>
        </w:rPr>
      </w:pPr>
    </w:p>
    <w:p w14:paraId="0CFAB62D" w14:textId="77777777" w:rsidR="00506873" w:rsidRDefault="00506873">
      <w:pPr>
        <w:pStyle w:val="BodyText"/>
        <w:spacing w:before="3"/>
        <w:rPr>
          <w:sz w:val="23"/>
        </w:rPr>
      </w:pPr>
    </w:p>
    <w:p w14:paraId="092B8437" w14:textId="77777777" w:rsidR="00506873" w:rsidRDefault="00066E17">
      <w:pPr>
        <w:pStyle w:val="BodyText"/>
        <w:ind w:left="468"/>
        <w:rPr>
          <w:sz w:val="20"/>
        </w:rPr>
      </w:pPr>
      <w:r>
        <w:rPr>
          <w:noProof/>
          <w:sz w:val="20"/>
        </w:rPr>
        <w:drawing>
          <wp:inline distT="0" distB="0" distL="0" distR="0" wp14:anchorId="0CF15DC7" wp14:editId="22A75B22">
            <wp:extent cx="6414135" cy="475526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47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D75E" w14:textId="77777777" w:rsidR="00506873" w:rsidRDefault="00506873">
      <w:pPr>
        <w:pStyle w:val="BodyText"/>
        <w:spacing w:before="9"/>
        <w:rPr>
          <w:sz w:val="6"/>
        </w:rPr>
      </w:pPr>
    </w:p>
    <w:p w14:paraId="5B02237D" w14:textId="77777777" w:rsidR="00506873" w:rsidRDefault="00066E17">
      <w:pPr>
        <w:spacing w:before="103" w:line="249" w:lineRule="auto"/>
        <w:ind w:left="120" w:right="717"/>
        <w:jc w:val="both"/>
        <w:rPr>
          <w:sz w:val="20"/>
        </w:rPr>
      </w:pPr>
      <w:r>
        <w:rPr>
          <w:sz w:val="20"/>
        </w:rPr>
        <w:t>Figure S2: A) Fold change for each drug condition compared to untreated for the de-duplicated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</w:rPr>
        <w:t xml:space="preserve"> </w:t>
      </w:r>
      <w:r>
        <w:rPr>
          <w:spacing w:val="-3"/>
          <w:sz w:val="20"/>
        </w:rPr>
        <w:t xml:space="preserve">Translation </w:t>
      </w:r>
      <w:r>
        <w:rPr>
          <w:sz w:val="20"/>
        </w:rPr>
        <w:t>Efficiency compared to Untreated for each drug condition for each of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canonical</w:t>
      </w:r>
      <w:r>
        <w:rPr>
          <w:spacing w:val="-10"/>
          <w:sz w:val="20"/>
        </w:rPr>
        <w:t xml:space="preserve"> </w:t>
      </w:r>
      <w:r>
        <w:rPr>
          <w:sz w:val="20"/>
        </w:rPr>
        <w:t>ISR</w:t>
      </w:r>
      <w:r>
        <w:rPr>
          <w:spacing w:val="-9"/>
          <w:sz w:val="20"/>
        </w:rPr>
        <w:t xml:space="preserve"> </w:t>
      </w:r>
      <w:r>
        <w:rPr>
          <w:sz w:val="20"/>
        </w:rPr>
        <w:t>genes</w:t>
      </w:r>
      <w:r>
        <w:rPr>
          <w:spacing w:val="-10"/>
          <w:sz w:val="20"/>
        </w:rPr>
        <w:t xml:space="preserve"> </w:t>
      </w:r>
      <w:r>
        <w:rPr>
          <w:sz w:val="20"/>
        </w:rPr>
        <w:t>passing</w:t>
      </w:r>
      <w:r>
        <w:rPr>
          <w:spacing w:val="-10"/>
          <w:sz w:val="20"/>
        </w:rPr>
        <w:t xml:space="preserve"> </w:t>
      </w:r>
      <w:r>
        <w:rPr>
          <w:sz w:val="20"/>
        </w:rPr>
        <w:t>previous</w:t>
      </w:r>
      <w:r>
        <w:rPr>
          <w:spacing w:val="-10"/>
          <w:sz w:val="20"/>
        </w:rPr>
        <w:t xml:space="preserve"> </w:t>
      </w:r>
      <w:r>
        <w:rPr>
          <w:sz w:val="20"/>
        </w:rPr>
        <w:t>discussed</w:t>
      </w:r>
      <w:r>
        <w:rPr>
          <w:spacing w:val="-10"/>
          <w:sz w:val="20"/>
        </w:rPr>
        <w:t xml:space="preserve"> </w:t>
      </w:r>
      <w:r>
        <w:rPr>
          <w:sz w:val="20"/>
        </w:rPr>
        <w:t>thresholds.</w:t>
      </w:r>
      <w:r>
        <w:rPr>
          <w:spacing w:val="6"/>
          <w:sz w:val="20"/>
        </w:rPr>
        <w:t xml:space="preserve"> </w:t>
      </w:r>
      <w:r>
        <w:rPr>
          <w:sz w:val="20"/>
        </w:rPr>
        <w:t>C)</w:t>
      </w:r>
      <w:r>
        <w:rPr>
          <w:spacing w:val="-10"/>
          <w:sz w:val="20"/>
        </w:rPr>
        <w:t xml:space="preserve"> </w:t>
      </w:r>
      <w:r>
        <w:rPr>
          <w:sz w:val="20"/>
        </w:rPr>
        <w:t>IGV</w:t>
      </w:r>
      <w:r>
        <w:rPr>
          <w:spacing w:val="-10"/>
          <w:sz w:val="20"/>
        </w:rPr>
        <w:t xml:space="preserve"> </w:t>
      </w:r>
      <w:r>
        <w:rPr>
          <w:sz w:val="20"/>
        </w:rPr>
        <w:t>plot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ENPP5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all</w:t>
      </w:r>
      <w:r>
        <w:rPr>
          <w:spacing w:val="-10"/>
          <w:sz w:val="20"/>
        </w:rPr>
        <w:t xml:space="preserve"> </w:t>
      </w:r>
      <w:r>
        <w:rPr>
          <w:sz w:val="20"/>
        </w:rPr>
        <w:t>ribosome</w:t>
      </w:r>
      <w:r>
        <w:rPr>
          <w:spacing w:val="-9"/>
          <w:sz w:val="20"/>
        </w:rPr>
        <w:t xml:space="preserve"> </w:t>
      </w:r>
      <w:r>
        <w:rPr>
          <w:sz w:val="20"/>
        </w:rPr>
        <w:t>profiling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samples show read coverage across the transcript. D) IGV plot for </w:t>
      </w:r>
      <w:r>
        <w:rPr>
          <w:spacing w:val="-6"/>
          <w:sz w:val="20"/>
        </w:rPr>
        <w:t xml:space="preserve">ATF4 </w:t>
      </w:r>
      <w:r>
        <w:rPr>
          <w:sz w:val="20"/>
        </w:rPr>
        <w:t>for all ribosome profiling samples show read coverage across the</w:t>
      </w:r>
      <w:r>
        <w:rPr>
          <w:spacing w:val="-3"/>
          <w:sz w:val="20"/>
        </w:rPr>
        <w:t xml:space="preserve"> </w:t>
      </w:r>
      <w:r>
        <w:rPr>
          <w:sz w:val="20"/>
        </w:rPr>
        <w:t>transcript.</w:t>
      </w:r>
    </w:p>
    <w:sectPr w:rsidR="00506873">
      <w:pgSz w:w="12240" w:h="20160"/>
      <w:pgMar w:top="1940" w:right="0" w:bottom="360" w:left="600" w:header="0" w:footer="16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Jared Rutter" w:date="2019-06-04T18:25:00Z" w:initials="JR">
    <w:p w14:paraId="41B61682" w14:textId="4976303C" w:rsidR="00066E17" w:rsidRDefault="00066E17">
      <w:pPr>
        <w:pStyle w:val="CommentText"/>
      </w:pPr>
      <w:r>
        <w:rPr>
          <w:rStyle w:val="CommentReference"/>
        </w:rPr>
        <w:annotationRef/>
      </w:r>
      <w:r>
        <w:t>I like this analogy, but bottleneck or barrier might convey the message better.</w:t>
      </w:r>
    </w:p>
  </w:comment>
  <w:comment w:id="15" w:author="Jared Rutter" w:date="2019-06-04T18:29:00Z" w:initials="JR">
    <w:p w14:paraId="22E79B8B" w14:textId="7EEAAF80" w:rsidR="00066E17" w:rsidRDefault="00066E17">
      <w:pPr>
        <w:pStyle w:val="CommentText"/>
      </w:pPr>
      <w:r>
        <w:rPr>
          <w:rStyle w:val="CommentReference"/>
        </w:rPr>
        <w:annotationRef/>
      </w:r>
      <w:r>
        <w:t>I realize that people use it this way, but gene expression is actually a much more complex issue than just mRNA expression.  I would try to be as precisely accurate as you can in this paper.</w:t>
      </w:r>
    </w:p>
  </w:comment>
  <w:comment w:id="20" w:author="Jared Rutter" w:date="2019-06-04T18:31:00Z" w:initials="JR">
    <w:p w14:paraId="10E252BC" w14:textId="060D563D" w:rsidR="00066E17" w:rsidRDefault="00066E17">
      <w:pPr>
        <w:pStyle w:val="CommentText"/>
      </w:pPr>
      <w:r>
        <w:rPr>
          <w:rStyle w:val="CommentReference"/>
        </w:rPr>
        <w:annotationRef/>
      </w:r>
      <w:r>
        <w:t>This may be true historically, but I’m not sure RNA-Seq led to ChIP-Seq (which is DNA based)…or actually how all of these things influenced one another.  It’s not important to the story…just make sure you’re accurate.</w:t>
      </w:r>
    </w:p>
  </w:comment>
  <w:comment w:id="69" w:author="Jared Rutter" w:date="2019-06-04T18:40:00Z" w:initials="JR">
    <w:p w14:paraId="6B9CEAEE" w14:textId="2128718A" w:rsidR="004318C5" w:rsidRDefault="004318C5">
      <w:pPr>
        <w:pStyle w:val="CommentText"/>
      </w:pPr>
      <w:r>
        <w:rPr>
          <w:rStyle w:val="CommentReference"/>
        </w:rPr>
        <w:annotationRef/>
      </w:r>
      <w:r>
        <w:t>Something weird happening here.</w:t>
      </w:r>
    </w:p>
  </w:comment>
  <w:comment w:id="81" w:author="Jared Rutter" w:date="2019-06-04T18:41:00Z" w:initials="JR">
    <w:p w14:paraId="6426907C" w14:textId="2AEC577C" w:rsidR="004318C5" w:rsidRDefault="004318C5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08" w:author="Jared Rutter" w:date="2019-06-04T18:46:00Z" w:initials="JR">
    <w:p w14:paraId="23AFA849" w14:textId="04B11BFD" w:rsidR="005E7682" w:rsidRDefault="005E7682">
      <w:pPr>
        <w:pStyle w:val="CommentText"/>
      </w:pPr>
      <w:r>
        <w:rPr>
          <w:rStyle w:val="CommentReference"/>
        </w:rPr>
        <w:annotationRef/>
      </w:r>
      <w:r>
        <w:t>?????</w:t>
      </w:r>
    </w:p>
  </w:comment>
  <w:comment w:id="146" w:author="Jared Rutter" w:date="2019-06-04T18:53:00Z" w:initials="JR">
    <w:p w14:paraId="62695A58" w14:textId="62D99535" w:rsidR="00936ECC" w:rsidRDefault="00936ECC">
      <w:pPr>
        <w:pStyle w:val="CommentText"/>
      </w:pPr>
      <w:r>
        <w:rPr>
          <w:rStyle w:val="CommentReference"/>
        </w:rPr>
        <w:annotationRef/>
      </w:r>
      <w:r>
        <w:t xml:space="preserve">It is my impression that there are many, many examples of ISRIB efficacy demonstration in animals.  We should try to be </w:t>
      </w:r>
      <w:r w:rsidR="006841FE">
        <w:t xml:space="preserve">as </w:t>
      </w:r>
      <w:r>
        <w:t>comprehensive as possible.</w:t>
      </w:r>
    </w:p>
  </w:comment>
  <w:comment w:id="155" w:author="Jared Rutter" w:date="2019-06-04T18:55:00Z" w:initials="JR">
    <w:p w14:paraId="12FC925A" w14:textId="45F86DA5" w:rsidR="005D4800" w:rsidRDefault="005D4800">
      <w:pPr>
        <w:pStyle w:val="CommentText"/>
      </w:pPr>
      <w:r>
        <w:rPr>
          <w:rStyle w:val="CommentReference"/>
        </w:rPr>
        <w:annotationRef/>
      </w:r>
      <w:r>
        <w:t>Always be precise when you can…”enhanced” or “suppressed”.</w:t>
      </w:r>
    </w:p>
  </w:comment>
  <w:comment w:id="156" w:author="Jared Rutter" w:date="2019-06-04T18:55:00Z" w:initials="JR">
    <w:p w14:paraId="6766FBBA" w14:textId="3B24C078" w:rsidR="005D4800" w:rsidRDefault="005D4800">
      <w:pPr>
        <w:pStyle w:val="CommentText"/>
      </w:pPr>
      <w:r>
        <w:rPr>
          <w:rStyle w:val="CommentReference"/>
        </w:rPr>
        <w:annotationRef/>
      </w:r>
      <w:r>
        <w:t>Is this right?  It wasn’t clear to me.</w:t>
      </w:r>
    </w:p>
  </w:comment>
  <w:comment w:id="205" w:author="Jared Rutter" w:date="2019-06-04T19:06:00Z" w:initials="JR">
    <w:p w14:paraId="760DBDE8" w14:textId="6B2BDC7C" w:rsidR="001A768F" w:rsidRDefault="001A768F">
      <w:pPr>
        <w:pStyle w:val="CommentText"/>
      </w:pPr>
      <w:r>
        <w:rPr>
          <w:rStyle w:val="CommentReference"/>
        </w:rPr>
        <w:annotationRef/>
      </w:r>
      <w:r>
        <w:t>This is really confusing.  Any way to simplify?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1B61682" w15:done="0"/>
  <w15:commentEx w15:paraId="22E79B8B" w15:done="0"/>
  <w15:commentEx w15:paraId="10E252BC" w15:done="0"/>
  <w15:commentEx w15:paraId="6B9CEAEE" w15:done="0"/>
  <w15:commentEx w15:paraId="6426907C" w15:done="0"/>
  <w15:commentEx w15:paraId="23AFA849" w15:done="0"/>
  <w15:commentEx w15:paraId="62695A58" w15:done="0"/>
  <w15:commentEx w15:paraId="12FC925A" w15:done="0"/>
  <w15:commentEx w15:paraId="6766FBBA" w15:done="0"/>
  <w15:commentEx w15:paraId="760DBDE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1B61682" w16cid:durableId="20A13601"/>
  <w16cid:commentId w16cid:paraId="22E79B8B" w16cid:durableId="20A1371C"/>
  <w16cid:commentId w16cid:paraId="10E252BC" w16cid:durableId="20A13772"/>
  <w16cid:commentId w16cid:paraId="6B9CEAEE" w16cid:durableId="20A139B2"/>
  <w16cid:commentId w16cid:paraId="6426907C" w16cid:durableId="20A139D5"/>
  <w16cid:commentId w16cid:paraId="23AFA849" w16cid:durableId="20A13B1E"/>
  <w16cid:commentId w16cid:paraId="62695A58" w16cid:durableId="20A13CAC"/>
  <w16cid:commentId w16cid:paraId="12FC925A" w16cid:durableId="20A13D0F"/>
  <w16cid:commentId w16cid:paraId="6766FBBA" w16cid:durableId="20A13D3D"/>
  <w16cid:commentId w16cid:paraId="760DBDE8" w16cid:durableId="20A13F9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C6C68F" w14:textId="77777777" w:rsidR="00A534A6" w:rsidRDefault="00A534A6">
      <w:r>
        <w:separator/>
      </w:r>
    </w:p>
  </w:endnote>
  <w:endnote w:type="continuationSeparator" w:id="0">
    <w:p w14:paraId="066AE0E9" w14:textId="77777777" w:rsidR="00A534A6" w:rsidRDefault="00A53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ItalicMT">
    <w:altName w:val="Arial"/>
    <w:panose1 w:val="020B0604020202020204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63C61" w14:textId="77777777" w:rsidR="00066E17" w:rsidRDefault="00A534A6">
    <w:pPr>
      <w:pStyle w:val="BodyText"/>
      <w:spacing w:line="14" w:lineRule="auto"/>
      <w:rPr>
        <w:sz w:val="20"/>
      </w:rPr>
    </w:pPr>
    <w:r>
      <w:pict w14:anchorId="0B5047F9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297.95pt;margin-top:988.95pt;width:16.15pt;height:15.5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28756A2" w14:textId="77777777" w:rsidR="00066E17" w:rsidRDefault="00066E17">
                <w:pPr>
                  <w:pStyle w:val="BodyText"/>
                  <w:spacing w:before="21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5AF762" w14:textId="77777777" w:rsidR="00A534A6" w:rsidRDefault="00A534A6">
      <w:r>
        <w:separator/>
      </w:r>
    </w:p>
  </w:footnote>
  <w:footnote w:type="continuationSeparator" w:id="0">
    <w:p w14:paraId="615327F9" w14:textId="77777777" w:rsidR="00A534A6" w:rsidRDefault="00A53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D3C3F"/>
    <w:multiLevelType w:val="multilevel"/>
    <w:tmpl w:val="58E83B7E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131" w:hanging="292"/>
      </w:pPr>
      <w:rPr>
        <w:rFonts w:hint="default"/>
      </w:rPr>
    </w:lvl>
    <w:lvl w:ilvl="4">
      <w:numFmt w:val="bullet"/>
      <w:lvlText w:val="•"/>
      <w:lvlJc w:val="left"/>
      <w:pPr>
        <w:ind w:left="4346" w:hanging="292"/>
      </w:pPr>
      <w:rPr>
        <w:rFonts w:hint="default"/>
      </w:rPr>
    </w:lvl>
    <w:lvl w:ilvl="5">
      <w:numFmt w:val="bullet"/>
      <w:lvlText w:val="•"/>
      <w:lvlJc w:val="left"/>
      <w:pPr>
        <w:ind w:left="5562" w:hanging="292"/>
      </w:pPr>
      <w:rPr>
        <w:rFonts w:hint="default"/>
      </w:rPr>
    </w:lvl>
    <w:lvl w:ilvl="6">
      <w:numFmt w:val="bullet"/>
      <w:lvlText w:val="•"/>
      <w:lvlJc w:val="left"/>
      <w:pPr>
        <w:ind w:left="6777" w:hanging="292"/>
      </w:pPr>
      <w:rPr>
        <w:rFonts w:hint="default"/>
      </w:rPr>
    </w:lvl>
    <w:lvl w:ilvl="7">
      <w:numFmt w:val="bullet"/>
      <w:lvlText w:val="•"/>
      <w:lvlJc w:val="left"/>
      <w:pPr>
        <w:ind w:left="7993" w:hanging="292"/>
      </w:pPr>
      <w:rPr>
        <w:rFonts w:hint="default"/>
      </w:rPr>
    </w:lvl>
    <w:lvl w:ilvl="8">
      <w:numFmt w:val="bullet"/>
      <w:lvlText w:val="•"/>
      <w:lvlJc w:val="left"/>
      <w:pPr>
        <w:ind w:left="9208" w:hanging="292"/>
      </w:pPr>
      <w:rPr>
        <w:rFonts w:hint="default"/>
      </w:rPr>
    </w:lvl>
  </w:abstractNum>
  <w:abstractNum w:abstractNumId="1" w15:restartNumberingAfterBreak="0">
    <w:nsid w:val="11F21DFB"/>
    <w:multiLevelType w:val="multilevel"/>
    <w:tmpl w:val="BC2C6106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888" w:hanging="572"/>
      </w:pPr>
      <w:rPr>
        <w:rFonts w:hint="default"/>
      </w:rPr>
    </w:lvl>
    <w:lvl w:ilvl="3">
      <w:numFmt w:val="bullet"/>
      <w:lvlText w:val="•"/>
      <w:lvlJc w:val="left"/>
      <w:pPr>
        <w:ind w:left="3982" w:hanging="572"/>
      </w:pPr>
      <w:rPr>
        <w:rFonts w:hint="default"/>
      </w:rPr>
    </w:lvl>
    <w:lvl w:ilvl="4">
      <w:numFmt w:val="bullet"/>
      <w:lvlText w:val="•"/>
      <w:lvlJc w:val="left"/>
      <w:pPr>
        <w:ind w:left="5076" w:hanging="572"/>
      </w:pPr>
      <w:rPr>
        <w:rFonts w:hint="default"/>
      </w:rPr>
    </w:lvl>
    <w:lvl w:ilvl="5">
      <w:numFmt w:val="bullet"/>
      <w:lvlText w:val="•"/>
      <w:lvlJc w:val="left"/>
      <w:pPr>
        <w:ind w:left="6170" w:hanging="572"/>
      </w:pPr>
      <w:rPr>
        <w:rFonts w:hint="default"/>
      </w:rPr>
    </w:lvl>
    <w:lvl w:ilvl="6">
      <w:numFmt w:val="bullet"/>
      <w:lvlText w:val="•"/>
      <w:lvlJc w:val="left"/>
      <w:pPr>
        <w:ind w:left="7264" w:hanging="572"/>
      </w:pPr>
      <w:rPr>
        <w:rFonts w:hint="default"/>
      </w:rPr>
    </w:lvl>
    <w:lvl w:ilvl="7">
      <w:numFmt w:val="bullet"/>
      <w:lvlText w:val="•"/>
      <w:lvlJc w:val="left"/>
      <w:pPr>
        <w:ind w:left="8358" w:hanging="572"/>
      </w:pPr>
      <w:rPr>
        <w:rFonts w:hint="default"/>
      </w:rPr>
    </w:lvl>
    <w:lvl w:ilvl="8">
      <w:numFmt w:val="bullet"/>
      <w:lvlText w:val="•"/>
      <w:lvlJc w:val="left"/>
      <w:pPr>
        <w:ind w:left="9452" w:hanging="572"/>
      </w:pPr>
      <w:rPr>
        <w:rFonts w:hint="default"/>
      </w:rPr>
    </w:lvl>
  </w:abstractNum>
  <w:abstractNum w:abstractNumId="2" w15:restartNumberingAfterBreak="0">
    <w:nsid w:val="1D3002CE"/>
    <w:multiLevelType w:val="hybridMultilevel"/>
    <w:tmpl w:val="85AEE0C2"/>
    <w:lvl w:ilvl="0" w:tplc="32229020">
      <w:start w:val="1"/>
      <w:numFmt w:val="decimal"/>
      <w:lvlText w:val="%1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89CE4064">
      <w:numFmt w:val="bullet"/>
      <w:lvlText w:val="•"/>
      <w:lvlJc w:val="left"/>
      <w:pPr>
        <w:ind w:left="114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2" w:tplc="97EA9A52">
      <w:numFmt w:val="bullet"/>
      <w:lvlText w:val="•"/>
      <w:lvlJc w:val="left"/>
      <w:pPr>
        <w:ind w:left="2306" w:hanging="219"/>
      </w:pPr>
      <w:rPr>
        <w:rFonts w:hint="default"/>
      </w:rPr>
    </w:lvl>
    <w:lvl w:ilvl="3" w:tplc="A8368F52">
      <w:numFmt w:val="bullet"/>
      <w:lvlText w:val="•"/>
      <w:lvlJc w:val="left"/>
      <w:pPr>
        <w:ind w:left="3473" w:hanging="219"/>
      </w:pPr>
      <w:rPr>
        <w:rFonts w:hint="default"/>
      </w:rPr>
    </w:lvl>
    <w:lvl w:ilvl="4" w:tplc="DA300E94">
      <w:numFmt w:val="bullet"/>
      <w:lvlText w:val="•"/>
      <w:lvlJc w:val="left"/>
      <w:pPr>
        <w:ind w:left="4640" w:hanging="219"/>
      </w:pPr>
      <w:rPr>
        <w:rFonts w:hint="default"/>
      </w:rPr>
    </w:lvl>
    <w:lvl w:ilvl="5" w:tplc="9FD42778">
      <w:numFmt w:val="bullet"/>
      <w:lvlText w:val="•"/>
      <w:lvlJc w:val="left"/>
      <w:pPr>
        <w:ind w:left="5806" w:hanging="219"/>
      </w:pPr>
      <w:rPr>
        <w:rFonts w:hint="default"/>
      </w:rPr>
    </w:lvl>
    <w:lvl w:ilvl="6" w:tplc="A0543328">
      <w:numFmt w:val="bullet"/>
      <w:lvlText w:val="•"/>
      <w:lvlJc w:val="left"/>
      <w:pPr>
        <w:ind w:left="6973" w:hanging="219"/>
      </w:pPr>
      <w:rPr>
        <w:rFonts w:hint="default"/>
      </w:rPr>
    </w:lvl>
    <w:lvl w:ilvl="7" w:tplc="0ED67908">
      <w:numFmt w:val="bullet"/>
      <w:lvlText w:val="•"/>
      <w:lvlJc w:val="left"/>
      <w:pPr>
        <w:ind w:left="8140" w:hanging="219"/>
      </w:pPr>
      <w:rPr>
        <w:rFonts w:hint="default"/>
      </w:rPr>
    </w:lvl>
    <w:lvl w:ilvl="8" w:tplc="A322CFCC">
      <w:numFmt w:val="bullet"/>
      <w:lvlText w:val="•"/>
      <w:lvlJc w:val="left"/>
      <w:pPr>
        <w:ind w:left="9306" w:hanging="219"/>
      </w:pPr>
      <w:rPr>
        <w:rFonts w:hint="default"/>
      </w:rPr>
    </w:lvl>
  </w:abstractNum>
  <w:abstractNum w:abstractNumId="3" w15:restartNumberingAfterBreak="0">
    <w:nsid w:val="1D9760CE"/>
    <w:multiLevelType w:val="multilevel"/>
    <w:tmpl w:val="94E24080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4">
      <w:numFmt w:val="bullet"/>
      <w:lvlText w:val="•"/>
      <w:lvlJc w:val="left"/>
      <w:pPr>
        <w:ind w:left="2365" w:hanging="219"/>
      </w:pPr>
      <w:rPr>
        <w:rFonts w:hint="default"/>
      </w:rPr>
    </w:lvl>
    <w:lvl w:ilvl="5">
      <w:numFmt w:val="bullet"/>
      <w:lvlText w:val="•"/>
      <w:lvlJc w:val="left"/>
      <w:pPr>
        <w:ind w:left="3911" w:hanging="219"/>
      </w:pPr>
      <w:rPr>
        <w:rFonts w:hint="default"/>
      </w:rPr>
    </w:lvl>
    <w:lvl w:ilvl="6">
      <w:numFmt w:val="bullet"/>
      <w:lvlText w:val="•"/>
      <w:lvlJc w:val="left"/>
      <w:pPr>
        <w:ind w:left="5457" w:hanging="219"/>
      </w:pPr>
      <w:rPr>
        <w:rFonts w:hint="default"/>
      </w:rPr>
    </w:lvl>
    <w:lvl w:ilvl="7">
      <w:numFmt w:val="bullet"/>
      <w:lvlText w:val="•"/>
      <w:lvlJc w:val="left"/>
      <w:pPr>
        <w:ind w:left="7002" w:hanging="219"/>
      </w:pPr>
      <w:rPr>
        <w:rFonts w:hint="default"/>
      </w:rPr>
    </w:lvl>
    <w:lvl w:ilvl="8">
      <w:numFmt w:val="bullet"/>
      <w:lvlText w:val="•"/>
      <w:lvlJc w:val="left"/>
      <w:pPr>
        <w:ind w:left="8548" w:hanging="219"/>
      </w:pPr>
      <w:rPr>
        <w:rFonts w:hint="default"/>
      </w:rPr>
    </w:lvl>
  </w:abstractNum>
  <w:abstractNum w:abstractNumId="4" w15:restartNumberingAfterBreak="0">
    <w:nsid w:val="4EBE054F"/>
    <w:multiLevelType w:val="hybridMultilevel"/>
    <w:tmpl w:val="B9929CDA"/>
    <w:lvl w:ilvl="0" w:tplc="D35C2F02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1" w:tplc="B7B2CDFA">
      <w:numFmt w:val="bullet"/>
      <w:lvlText w:val="•"/>
      <w:lvlJc w:val="left"/>
      <w:pPr>
        <w:ind w:left="1758" w:hanging="219"/>
      </w:pPr>
      <w:rPr>
        <w:rFonts w:hint="default"/>
      </w:rPr>
    </w:lvl>
    <w:lvl w:ilvl="2" w:tplc="87A44372">
      <w:numFmt w:val="bullet"/>
      <w:lvlText w:val="•"/>
      <w:lvlJc w:val="left"/>
      <w:pPr>
        <w:ind w:left="2856" w:hanging="219"/>
      </w:pPr>
      <w:rPr>
        <w:rFonts w:hint="default"/>
      </w:rPr>
    </w:lvl>
    <w:lvl w:ilvl="3" w:tplc="C89ECC40">
      <w:numFmt w:val="bullet"/>
      <w:lvlText w:val="•"/>
      <w:lvlJc w:val="left"/>
      <w:pPr>
        <w:ind w:left="3954" w:hanging="219"/>
      </w:pPr>
      <w:rPr>
        <w:rFonts w:hint="default"/>
      </w:rPr>
    </w:lvl>
    <w:lvl w:ilvl="4" w:tplc="5112B408">
      <w:numFmt w:val="bullet"/>
      <w:lvlText w:val="•"/>
      <w:lvlJc w:val="left"/>
      <w:pPr>
        <w:ind w:left="5052" w:hanging="219"/>
      </w:pPr>
      <w:rPr>
        <w:rFonts w:hint="default"/>
      </w:rPr>
    </w:lvl>
    <w:lvl w:ilvl="5" w:tplc="0A6E7ADA">
      <w:numFmt w:val="bullet"/>
      <w:lvlText w:val="•"/>
      <w:lvlJc w:val="left"/>
      <w:pPr>
        <w:ind w:left="6150" w:hanging="219"/>
      </w:pPr>
      <w:rPr>
        <w:rFonts w:hint="default"/>
      </w:rPr>
    </w:lvl>
    <w:lvl w:ilvl="6" w:tplc="9A181F74">
      <w:numFmt w:val="bullet"/>
      <w:lvlText w:val="•"/>
      <w:lvlJc w:val="left"/>
      <w:pPr>
        <w:ind w:left="7248" w:hanging="219"/>
      </w:pPr>
      <w:rPr>
        <w:rFonts w:hint="default"/>
      </w:rPr>
    </w:lvl>
    <w:lvl w:ilvl="7" w:tplc="251850B6">
      <w:numFmt w:val="bullet"/>
      <w:lvlText w:val="•"/>
      <w:lvlJc w:val="left"/>
      <w:pPr>
        <w:ind w:left="8346" w:hanging="219"/>
      </w:pPr>
      <w:rPr>
        <w:rFonts w:hint="default"/>
      </w:rPr>
    </w:lvl>
    <w:lvl w:ilvl="8" w:tplc="EDF46AC6">
      <w:numFmt w:val="bullet"/>
      <w:lvlText w:val="•"/>
      <w:lvlJc w:val="left"/>
      <w:pPr>
        <w:ind w:left="9444" w:hanging="219"/>
      </w:pPr>
      <w:rPr>
        <w:rFonts w:hint="default"/>
      </w:rPr>
    </w:lvl>
  </w:abstractNum>
  <w:abstractNum w:abstractNumId="5" w15:restartNumberingAfterBreak="0">
    <w:nsid w:val="511A1467"/>
    <w:multiLevelType w:val="multilevel"/>
    <w:tmpl w:val="E982E81A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224" w:hanging="704"/>
      </w:pPr>
      <w:rPr>
        <w:rFonts w:hint="default"/>
      </w:rPr>
    </w:lvl>
    <w:lvl w:ilvl="4">
      <w:numFmt w:val="bullet"/>
      <w:lvlText w:val="•"/>
      <w:lvlJc w:val="left"/>
      <w:pPr>
        <w:ind w:left="4426" w:hanging="704"/>
      </w:pPr>
      <w:rPr>
        <w:rFonts w:hint="default"/>
      </w:rPr>
    </w:lvl>
    <w:lvl w:ilvl="5">
      <w:numFmt w:val="bullet"/>
      <w:lvlText w:val="•"/>
      <w:lvlJc w:val="left"/>
      <w:pPr>
        <w:ind w:left="5628" w:hanging="704"/>
      </w:pPr>
      <w:rPr>
        <w:rFonts w:hint="default"/>
      </w:rPr>
    </w:lvl>
    <w:lvl w:ilvl="6">
      <w:numFmt w:val="bullet"/>
      <w:lvlText w:val="•"/>
      <w:lvlJc w:val="left"/>
      <w:pPr>
        <w:ind w:left="6831" w:hanging="704"/>
      </w:pPr>
      <w:rPr>
        <w:rFonts w:hint="default"/>
      </w:rPr>
    </w:lvl>
    <w:lvl w:ilvl="7">
      <w:numFmt w:val="bullet"/>
      <w:lvlText w:val="•"/>
      <w:lvlJc w:val="left"/>
      <w:pPr>
        <w:ind w:left="8033" w:hanging="704"/>
      </w:pPr>
      <w:rPr>
        <w:rFonts w:hint="default"/>
      </w:rPr>
    </w:lvl>
    <w:lvl w:ilvl="8">
      <w:numFmt w:val="bullet"/>
      <w:lvlText w:val="•"/>
      <w:lvlJc w:val="left"/>
      <w:pPr>
        <w:ind w:left="9235" w:hanging="704"/>
      </w:pPr>
      <w:rPr>
        <w:rFonts w:hint="default"/>
      </w:rPr>
    </w:lvl>
  </w:abstractNum>
  <w:abstractNum w:abstractNumId="6" w15:restartNumberingAfterBreak="0">
    <w:nsid w:val="54E05618"/>
    <w:multiLevelType w:val="multilevel"/>
    <w:tmpl w:val="B478E7E2"/>
    <w:lvl w:ilvl="0">
      <w:start w:val="2"/>
      <w:numFmt w:val="decimal"/>
      <w:lvlText w:val="%1"/>
      <w:lvlJc w:val="left"/>
      <w:pPr>
        <w:ind w:left="823" w:hanging="70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3" w:hanging="70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4426" w:hanging="292"/>
      </w:pPr>
      <w:rPr>
        <w:rFonts w:hint="default"/>
      </w:rPr>
    </w:lvl>
    <w:lvl w:ilvl="5">
      <w:numFmt w:val="bullet"/>
      <w:lvlText w:val="•"/>
      <w:lvlJc w:val="left"/>
      <w:pPr>
        <w:ind w:left="5628" w:hanging="292"/>
      </w:pPr>
      <w:rPr>
        <w:rFonts w:hint="default"/>
      </w:rPr>
    </w:lvl>
    <w:lvl w:ilvl="6">
      <w:numFmt w:val="bullet"/>
      <w:lvlText w:val="•"/>
      <w:lvlJc w:val="left"/>
      <w:pPr>
        <w:ind w:left="6831" w:hanging="292"/>
      </w:pPr>
      <w:rPr>
        <w:rFonts w:hint="default"/>
      </w:rPr>
    </w:lvl>
    <w:lvl w:ilvl="7">
      <w:numFmt w:val="bullet"/>
      <w:lvlText w:val="•"/>
      <w:lvlJc w:val="left"/>
      <w:pPr>
        <w:ind w:left="8033" w:hanging="292"/>
      </w:pPr>
      <w:rPr>
        <w:rFonts w:hint="default"/>
      </w:rPr>
    </w:lvl>
    <w:lvl w:ilvl="8">
      <w:numFmt w:val="bullet"/>
      <w:lvlText w:val="•"/>
      <w:lvlJc w:val="left"/>
      <w:pPr>
        <w:ind w:left="9235" w:hanging="292"/>
      </w:pPr>
      <w:rPr>
        <w:rFonts w:hint="default"/>
      </w:rPr>
    </w:lvl>
  </w:abstractNum>
  <w:abstractNum w:abstractNumId="7" w15:restartNumberingAfterBreak="0">
    <w:nsid w:val="74314702"/>
    <w:multiLevelType w:val="multilevel"/>
    <w:tmpl w:val="6AF81944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06" w:hanging="292"/>
      </w:pPr>
      <w:rPr>
        <w:rFonts w:hint="default"/>
      </w:rPr>
    </w:lvl>
    <w:lvl w:ilvl="4">
      <w:numFmt w:val="bullet"/>
      <w:lvlText w:val="•"/>
      <w:lvlJc w:val="left"/>
      <w:pPr>
        <w:ind w:left="4240" w:hanging="292"/>
      </w:pPr>
      <w:rPr>
        <w:rFonts w:hint="default"/>
      </w:rPr>
    </w:lvl>
    <w:lvl w:ilvl="5">
      <w:numFmt w:val="bullet"/>
      <w:lvlText w:val="•"/>
      <w:lvlJc w:val="left"/>
      <w:pPr>
        <w:ind w:left="5473" w:hanging="292"/>
      </w:pPr>
      <w:rPr>
        <w:rFonts w:hint="default"/>
      </w:rPr>
    </w:lvl>
    <w:lvl w:ilvl="6">
      <w:numFmt w:val="bullet"/>
      <w:lvlText w:val="•"/>
      <w:lvlJc w:val="left"/>
      <w:pPr>
        <w:ind w:left="6706" w:hanging="292"/>
      </w:pPr>
      <w:rPr>
        <w:rFonts w:hint="default"/>
      </w:rPr>
    </w:lvl>
    <w:lvl w:ilvl="7">
      <w:numFmt w:val="bullet"/>
      <w:lvlText w:val="•"/>
      <w:lvlJc w:val="left"/>
      <w:pPr>
        <w:ind w:left="7940" w:hanging="292"/>
      </w:pPr>
      <w:rPr>
        <w:rFonts w:hint="default"/>
      </w:rPr>
    </w:lvl>
    <w:lvl w:ilvl="8">
      <w:numFmt w:val="bullet"/>
      <w:lvlText w:val="•"/>
      <w:lvlJc w:val="left"/>
      <w:pPr>
        <w:ind w:left="9173" w:hanging="292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ared Rutter">
    <w15:presenceInfo w15:providerId="None" w15:userId="Jared Rutt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9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6873"/>
    <w:rsid w:val="000022F6"/>
    <w:rsid w:val="00066E17"/>
    <w:rsid w:val="000C3C24"/>
    <w:rsid w:val="001A768F"/>
    <w:rsid w:val="00405DC3"/>
    <w:rsid w:val="00420C40"/>
    <w:rsid w:val="004318C5"/>
    <w:rsid w:val="00506873"/>
    <w:rsid w:val="0059173A"/>
    <w:rsid w:val="005B28B5"/>
    <w:rsid w:val="005D4800"/>
    <w:rsid w:val="005E7682"/>
    <w:rsid w:val="006841FE"/>
    <w:rsid w:val="00936ECC"/>
    <w:rsid w:val="0095531C"/>
    <w:rsid w:val="00A534A6"/>
    <w:rsid w:val="00AE6AD7"/>
    <w:rsid w:val="00C2557E"/>
    <w:rsid w:val="00CE15ED"/>
    <w:rsid w:val="00D003C0"/>
    <w:rsid w:val="00D774C9"/>
    <w:rsid w:val="00E6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9BD857F"/>
  <w15:docId w15:val="{9506E854-B9EA-A24F-9351-C09AD46A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24"/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4"/>
      <w:ind w:left="691" w:hanging="57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23" w:hanging="70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32" w:hanging="412"/>
    </w:pPr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1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557E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57E"/>
    <w:rPr>
      <w:rFonts w:ascii="Times New Roman" w:eastAsia="Arial" w:hAnsi="Times New Roman" w:cs="Arial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255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57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57E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5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57E"/>
    <w:rPr>
      <w:rFonts w:ascii="Arial" w:eastAsia="Arial" w:hAnsi="Arial" w:cs="Arial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18C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://www.docker.com/)" TargetMode="External"/><Relationship Id="rId18" Type="http://schemas.openxmlformats.org/officeDocument/2006/relationships/hyperlink" Target="http://www.codecademy.com/learn/learn-the-command-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bioinformatics.babraham.ac.uk/projects/fastqc/" TargetMode="External"/><Relationship Id="rId7" Type="http://schemas.openxmlformats.org/officeDocument/2006/relationships/comments" Target="comments.xml"/><Relationship Id="rId12" Type="http://schemas.openxmlformats.org/officeDocument/2006/relationships/hyperlink" Target="http://www.cancer.gov/tcga)" TargetMode="Externa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://www.codecademy.com/learn/learn-the-command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ancer.gov/tcga)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://www.codecademy.com/learn/learn-the-command-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://www.docker.com/)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22</Pages>
  <Words>8744</Words>
  <Characters>49845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Utah/HHMI</Company>
  <LinksUpToDate>false</LinksUpToDate>
  <CharactersWithSpaces>58473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Jared Rutter</cp:lastModifiedBy>
  <cp:revision>17</cp:revision>
  <dcterms:created xsi:type="dcterms:W3CDTF">2019-05-30T04:59:00Z</dcterms:created>
  <dcterms:modified xsi:type="dcterms:W3CDTF">2019-06-05T01:10:00Z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2019-05-29T00:00:00Z</vt:filetime>
  </property>
  <property fmtid="{D5CDD505-2E9C-101B-9397-08002B2CF9AE}" pid="3" name="Creator">
    <vt:lpwstr>TeX</vt:lpwstr>
  </property>
  <property fmtid="{D5CDD505-2E9C-101B-9397-08002B2CF9AE}" pid="4" name="LastSaved">
    <vt:filetime>2019-05-30T00:00:00Z</vt:filetime>
  </property>
</Properties>
</file>